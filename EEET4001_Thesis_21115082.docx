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7327" w14:textId="77777777" w:rsidR="00411B94" w:rsidRPr="00DA6205" w:rsidRDefault="008F4E87" w:rsidP="008F4E87">
      <w:pPr>
        <w:pStyle w:val="Heading2"/>
        <w:jc w:val="center"/>
        <w:rPr>
          <w:rFonts w:ascii="Times New Roman" w:hAnsi="Times New Roman" w:cs="Times New Roman"/>
        </w:rPr>
      </w:pPr>
      <w:bookmarkStart w:id="0" w:name="_Toc243837461"/>
      <w:bookmarkStart w:id="1" w:name="_Toc243841508"/>
      <w:bookmarkStart w:id="2" w:name="_Toc243846038"/>
      <w:bookmarkStart w:id="3" w:name="_Toc243847574"/>
      <w:r w:rsidRPr="00DA6205">
        <w:rPr>
          <w:rFonts w:ascii="Times New Roman" w:hAnsi="Times New Roman" w:cs="Times New Roman"/>
        </w:rPr>
        <w:t>School of Electrical Engineering, Computing and Mathematical Sciences</w:t>
      </w:r>
      <w:bookmarkEnd w:id="0"/>
      <w:bookmarkEnd w:id="1"/>
      <w:bookmarkEnd w:id="2"/>
      <w:bookmarkEnd w:id="3"/>
    </w:p>
    <w:p w14:paraId="5D28A357" w14:textId="77777777" w:rsidR="00B8688C" w:rsidRPr="00DA6205" w:rsidRDefault="00B8688C" w:rsidP="00B8688C">
      <w:pPr>
        <w:keepNext/>
        <w:jc w:val="right"/>
        <w:outlineLvl w:val="1"/>
        <w:rPr>
          <w:rFonts w:ascii="Times New Roman" w:hAnsi="Times New Roman"/>
          <w:b/>
          <w:bCs/>
          <w:smallCaps/>
          <w:sz w:val="28"/>
          <w:szCs w:val="28"/>
        </w:rPr>
      </w:pPr>
    </w:p>
    <w:p w14:paraId="7B0F2A53" w14:textId="77777777" w:rsidR="00B8688C" w:rsidRPr="00DA6205" w:rsidRDefault="00B8688C" w:rsidP="00B8688C">
      <w:pPr>
        <w:keepNext/>
        <w:jc w:val="right"/>
        <w:outlineLvl w:val="1"/>
        <w:rPr>
          <w:rFonts w:ascii="Times New Roman" w:hAnsi="Times New Roman"/>
          <w:b/>
          <w:bCs/>
          <w:smallCaps/>
          <w:sz w:val="28"/>
          <w:szCs w:val="28"/>
        </w:rPr>
      </w:pPr>
    </w:p>
    <w:p w14:paraId="0FD7BDAC" w14:textId="77777777" w:rsidR="00B8688C" w:rsidRPr="00DA6205" w:rsidRDefault="00B8688C" w:rsidP="00B8688C">
      <w:pPr>
        <w:keepNext/>
        <w:jc w:val="right"/>
        <w:outlineLvl w:val="1"/>
        <w:rPr>
          <w:rFonts w:ascii="Times New Roman" w:hAnsi="Times New Roman"/>
          <w:b/>
          <w:bCs/>
          <w:smallCaps/>
          <w:sz w:val="28"/>
          <w:szCs w:val="28"/>
        </w:rPr>
      </w:pPr>
    </w:p>
    <w:p w14:paraId="62942B5A" w14:textId="77777777" w:rsidR="00B8688C" w:rsidRPr="00DA6205" w:rsidRDefault="00B8688C" w:rsidP="00B8688C">
      <w:pPr>
        <w:keepNext/>
        <w:jc w:val="right"/>
        <w:outlineLvl w:val="1"/>
        <w:rPr>
          <w:rFonts w:ascii="Times New Roman" w:hAnsi="Times New Roman"/>
          <w:b/>
          <w:bCs/>
          <w:smallCaps/>
          <w:sz w:val="28"/>
          <w:szCs w:val="28"/>
        </w:rPr>
      </w:pPr>
    </w:p>
    <w:p w14:paraId="694FFA8D" w14:textId="77777777" w:rsidR="00B8688C" w:rsidRPr="00DA6205" w:rsidRDefault="00B8688C" w:rsidP="00B8688C">
      <w:pPr>
        <w:keepNext/>
        <w:jc w:val="right"/>
        <w:outlineLvl w:val="1"/>
        <w:rPr>
          <w:rFonts w:ascii="Times New Roman" w:hAnsi="Times New Roman"/>
          <w:b/>
          <w:bCs/>
          <w:smallCaps/>
          <w:sz w:val="28"/>
          <w:szCs w:val="28"/>
        </w:rPr>
      </w:pPr>
    </w:p>
    <w:p w14:paraId="3C4BF1C7" w14:textId="77777777" w:rsidR="00B8688C" w:rsidRPr="00DA6205" w:rsidRDefault="00B8688C" w:rsidP="00B8688C">
      <w:pPr>
        <w:keepNext/>
        <w:jc w:val="right"/>
        <w:outlineLvl w:val="1"/>
        <w:rPr>
          <w:rFonts w:ascii="Times New Roman" w:hAnsi="Times New Roman"/>
          <w:b/>
          <w:bCs/>
          <w:smallCaps/>
          <w:sz w:val="28"/>
          <w:szCs w:val="28"/>
        </w:rPr>
      </w:pPr>
    </w:p>
    <w:p w14:paraId="4887311D" w14:textId="77777777" w:rsidR="00B8688C" w:rsidRPr="00DA6205" w:rsidRDefault="00B8688C" w:rsidP="00B8688C">
      <w:pPr>
        <w:keepNext/>
        <w:jc w:val="right"/>
        <w:outlineLvl w:val="1"/>
        <w:rPr>
          <w:rFonts w:ascii="Times New Roman" w:hAnsi="Times New Roman"/>
          <w:b/>
          <w:bCs/>
          <w:smallCaps/>
          <w:sz w:val="28"/>
          <w:szCs w:val="28"/>
        </w:rPr>
      </w:pPr>
    </w:p>
    <w:p w14:paraId="05740CDD" w14:textId="77777777" w:rsidR="00B8688C" w:rsidRPr="00DA6205" w:rsidRDefault="00B8688C" w:rsidP="00B8688C">
      <w:pPr>
        <w:keepNext/>
        <w:jc w:val="right"/>
        <w:outlineLvl w:val="1"/>
        <w:rPr>
          <w:rFonts w:ascii="Times New Roman" w:hAnsi="Times New Roman"/>
          <w:b/>
          <w:bCs/>
          <w:smallCaps/>
          <w:sz w:val="28"/>
          <w:szCs w:val="28"/>
        </w:rPr>
      </w:pPr>
    </w:p>
    <w:p w14:paraId="501E4044" w14:textId="77777777" w:rsidR="00B8688C" w:rsidRPr="00DA6205" w:rsidRDefault="00B8688C" w:rsidP="00B8688C">
      <w:pPr>
        <w:keepNext/>
        <w:jc w:val="right"/>
        <w:outlineLvl w:val="1"/>
        <w:rPr>
          <w:rFonts w:ascii="Times New Roman" w:hAnsi="Times New Roman"/>
          <w:b/>
          <w:bCs/>
          <w:smallCaps/>
          <w:sz w:val="28"/>
          <w:szCs w:val="28"/>
        </w:rPr>
      </w:pPr>
    </w:p>
    <w:p w14:paraId="33946392" w14:textId="77777777" w:rsidR="00B8688C" w:rsidRPr="00DA6205" w:rsidRDefault="00B8688C" w:rsidP="00B8688C">
      <w:pPr>
        <w:keepNext/>
        <w:jc w:val="right"/>
        <w:outlineLvl w:val="1"/>
        <w:rPr>
          <w:rFonts w:ascii="Times New Roman" w:hAnsi="Times New Roman"/>
          <w:b/>
          <w:bCs/>
          <w:smallCaps/>
          <w:sz w:val="28"/>
          <w:szCs w:val="28"/>
        </w:rPr>
      </w:pPr>
    </w:p>
    <w:p w14:paraId="5EBC9CF9" w14:textId="54E8AD26" w:rsidR="00B8688C" w:rsidRPr="00DA6205" w:rsidRDefault="00A74E92" w:rsidP="00B8688C">
      <w:pPr>
        <w:jc w:val="center"/>
        <w:rPr>
          <w:rFonts w:ascii="Times New Roman" w:hAnsi="Times New Roman"/>
          <w:iCs/>
          <w:sz w:val="28"/>
          <w:szCs w:val="28"/>
        </w:rPr>
      </w:pPr>
      <w:proofErr w:type="spellStart"/>
      <w:r w:rsidRPr="00DA6205">
        <w:rPr>
          <w:rFonts w:ascii="Times New Roman" w:hAnsi="Times New Roman"/>
          <w:iCs/>
          <w:sz w:val="28"/>
          <w:szCs w:val="28"/>
        </w:rPr>
        <w:t>Pavlok</w:t>
      </w:r>
      <w:proofErr w:type="spellEnd"/>
      <w:r w:rsidRPr="00DA6205">
        <w:rPr>
          <w:rFonts w:ascii="Times New Roman" w:hAnsi="Times New Roman"/>
          <w:iCs/>
          <w:sz w:val="28"/>
          <w:szCs w:val="28"/>
        </w:rPr>
        <w:t xml:space="preserve"> Nudge: A Feedback Mechanism for Atomic Behaviour Modification with Snoring Use</w:t>
      </w:r>
      <w:r w:rsidR="00674ACB">
        <w:rPr>
          <w:rFonts w:ascii="Times New Roman" w:hAnsi="Times New Roman"/>
          <w:iCs/>
          <w:sz w:val="28"/>
          <w:szCs w:val="28"/>
        </w:rPr>
        <w:t xml:space="preserve"> C</w:t>
      </w:r>
      <w:r w:rsidR="00674ACB" w:rsidRPr="00DA6205">
        <w:rPr>
          <w:rFonts w:ascii="Times New Roman" w:hAnsi="Times New Roman"/>
          <w:iCs/>
          <w:sz w:val="28"/>
          <w:szCs w:val="28"/>
        </w:rPr>
        <w:t>ase</w:t>
      </w:r>
    </w:p>
    <w:p w14:paraId="04DEDA7F" w14:textId="77777777" w:rsidR="00B8688C" w:rsidRPr="00DA6205" w:rsidRDefault="00B8688C" w:rsidP="00B8688C">
      <w:pPr>
        <w:jc w:val="center"/>
        <w:rPr>
          <w:rFonts w:ascii="Times New Roman" w:hAnsi="Times New Roman"/>
          <w:i/>
          <w:sz w:val="28"/>
          <w:szCs w:val="28"/>
        </w:rPr>
      </w:pPr>
    </w:p>
    <w:p w14:paraId="7470EC09" w14:textId="77777777" w:rsidR="00B8688C" w:rsidRPr="00DA6205" w:rsidRDefault="00B8688C" w:rsidP="00B8688C">
      <w:pPr>
        <w:jc w:val="center"/>
        <w:rPr>
          <w:rFonts w:ascii="Times New Roman" w:hAnsi="Times New Roman"/>
          <w:i/>
          <w:sz w:val="28"/>
          <w:szCs w:val="28"/>
        </w:rPr>
      </w:pPr>
    </w:p>
    <w:p w14:paraId="2B1C146D" w14:textId="77777777" w:rsidR="00B8688C" w:rsidRPr="00DA6205" w:rsidRDefault="00B8688C" w:rsidP="00B8688C">
      <w:pPr>
        <w:jc w:val="center"/>
        <w:rPr>
          <w:rFonts w:ascii="Times New Roman" w:hAnsi="Times New Roman"/>
          <w:i/>
          <w:sz w:val="28"/>
          <w:szCs w:val="28"/>
        </w:rPr>
      </w:pPr>
    </w:p>
    <w:p w14:paraId="6F485683" w14:textId="77777777" w:rsidR="00B8688C" w:rsidRPr="00DA6205" w:rsidRDefault="00B8688C" w:rsidP="00B8688C">
      <w:pPr>
        <w:jc w:val="center"/>
        <w:rPr>
          <w:rFonts w:ascii="Times New Roman" w:hAnsi="Times New Roman"/>
          <w:i/>
          <w:sz w:val="28"/>
          <w:szCs w:val="28"/>
        </w:rPr>
      </w:pPr>
    </w:p>
    <w:p w14:paraId="452BD347" w14:textId="77777777" w:rsidR="00B8688C" w:rsidRPr="00DA6205" w:rsidRDefault="00B8688C" w:rsidP="00B8688C">
      <w:pPr>
        <w:jc w:val="center"/>
        <w:rPr>
          <w:rFonts w:ascii="Times New Roman" w:hAnsi="Times New Roman"/>
          <w:i/>
          <w:sz w:val="28"/>
          <w:szCs w:val="28"/>
        </w:rPr>
      </w:pPr>
      <w:r w:rsidRPr="00DA6205">
        <w:rPr>
          <w:rFonts w:ascii="Times New Roman" w:hAnsi="Times New Roman"/>
          <w:i/>
          <w:sz w:val="28"/>
          <w:szCs w:val="28"/>
        </w:rPr>
        <w:t>by</w:t>
      </w:r>
    </w:p>
    <w:p w14:paraId="3D553604" w14:textId="77777777" w:rsidR="00B8688C" w:rsidRPr="00DA6205" w:rsidRDefault="00B8688C" w:rsidP="00B8688C">
      <w:pPr>
        <w:jc w:val="center"/>
        <w:rPr>
          <w:rFonts w:ascii="Times New Roman" w:hAnsi="Times New Roman"/>
          <w:i/>
          <w:sz w:val="28"/>
          <w:szCs w:val="28"/>
        </w:rPr>
      </w:pPr>
    </w:p>
    <w:p w14:paraId="09060E86" w14:textId="77777777" w:rsidR="00B8688C" w:rsidRPr="00DA6205" w:rsidRDefault="00B8688C" w:rsidP="00B8688C">
      <w:pPr>
        <w:jc w:val="center"/>
        <w:rPr>
          <w:rFonts w:ascii="Times New Roman" w:hAnsi="Times New Roman"/>
          <w:i/>
          <w:sz w:val="28"/>
          <w:szCs w:val="28"/>
        </w:rPr>
      </w:pPr>
    </w:p>
    <w:p w14:paraId="4867E0B4" w14:textId="77777777" w:rsidR="00B8688C" w:rsidRPr="00DA6205" w:rsidRDefault="00B8688C" w:rsidP="00B8688C">
      <w:pPr>
        <w:jc w:val="center"/>
        <w:rPr>
          <w:rFonts w:ascii="Times New Roman" w:hAnsi="Times New Roman"/>
          <w:i/>
          <w:sz w:val="28"/>
          <w:szCs w:val="28"/>
        </w:rPr>
      </w:pPr>
    </w:p>
    <w:p w14:paraId="542431CE" w14:textId="77777777" w:rsidR="00B8688C" w:rsidRPr="00DA6205" w:rsidRDefault="00B8688C" w:rsidP="00B8688C">
      <w:pPr>
        <w:jc w:val="center"/>
        <w:rPr>
          <w:rFonts w:ascii="Times New Roman" w:hAnsi="Times New Roman"/>
          <w:i/>
          <w:sz w:val="28"/>
          <w:szCs w:val="28"/>
        </w:rPr>
      </w:pPr>
    </w:p>
    <w:p w14:paraId="0B979291" w14:textId="23808C3E" w:rsidR="00B8688C" w:rsidRPr="00DA6205" w:rsidRDefault="003E312E" w:rsidP="00B8688C">
      <w:pPr>
        <w:jc w:val="center"/>
        <w:rPr>
          <w:rFonts w:ascii="Times New Roman" w:hAnsi="Times New Roman"/>
          <w:iCs/>
          <w:sz w:val="28"/>
          <w:szCs w:val="28"/>
        </w:rPr>
      </w:pPr>
      <w:r w:rsidRPr="00DA6205">
        <w:rPr>
          <w:rFonts w:ascii="Times New Roman" w:hAnsi="Times New Roman"/>
          <w:iCs/>
          <w:sz w:val="28"/>
          <w:szCs w:val="28"/>
        </w:rPr>
        <w:t>Phua Kia Joon, Samuel</w:t>
      </w:r>
    </w:p>
    <w:p w14:paraId="50DE7946" w14:textId="77777777" w:rsidR="00B8688C" w:rsidRPr="00DA6205" w:rsidRDefault="00B8688C" w:rsidP="00B8688C">
      <w:pPr>
        <w:jc w:val="center"/>
        <w:rPr>
          <w:rFonts w:ascii="Times New Roman" w:hAnsi="Times New Roman"/>
          <w:i/>
          <w:sz w:val="28"/>
          <w:szCs w:val="28"/>
        </w:rPr>
      </w:pPr>
    </w:p>
    <w:p w14:paraId="01DF5FE7" w14:textId="77777777" w:rsidR="00B8688C" w:rsidRPr="00DA6205" w:rsidRDefault="00B8688C" w:rsidP="00B8688C">
      <w:pPr>
        <w:jc w:val="center"/>
        <w:rPr>
          <w:rFonts w:ascii="Times New Roman" w:hAnsi="Times New Roman"/>
          <w:i/>
          <w:sz w:val="28"/>
          <w:szCs w:val="28"/>
        </w:rPr>
      </w:pPr>
    </w:p>
    <w:p w14:paraId="716EE2DA" w14:textId="77777777" w:rsidR="00B8688C" w:rsidRPr="00DA6205" w:rsidRDefault="00B8688C" w:rsidP="00B8688C">
      <w:pPr>
        <w:jc w:val="center"/>
        <w:rPr>
          <w:rFonts w:ascii="Times New Roman" w:hAnsi="Times New Roman"/>
          <w:i/>
          <w:sz w:val="28"/>
          <w:szCs w:val="28"/>
        </w:rPr>
      </w:pPr>
    </w:p>
    <w:p w14:paraId="4601BF68" w14:textId="77777777" w:rsidR="00B8688C" w:rsidRPr="00DA6205" w:rsidRDefault="00B8688C" w:rsidP="00B8688C">
      <w:pPr>
        <w:jc w:val="center"/>
        <w:rPr>
          <w:rFonts w:ascii="Times New Roman" w:hAnsi="Times New Roman"/>
          <w:i/>
          <w:sz w:val="28"/>
          <w:szCs w:val="28"/>
        </w:rPr>
      </w:pPr>
    </w:p>
    <w:p w14:paraId="4C18CD13" w14:textId="77777777" w:rsidR="00B8688C" w:rsidRPr="00DA6205" w:rsidRDefault="00B8688C" w:rsidP="00B8688C">
      <w:pPr>
        <w:jc w:val="center"/>
        <w:rPr>
          <w:rFonts w:ascii="Times New Roman" w:hAnsi="Times New Roman"/>
          <w:i/>
          <w:sz w:val="28"/>
          <w:szCs w:val="28"/>
        </w:rPr>
      </w:pPr>
    </w:p>
    <w:p w14:paraId="6E803900" w14:textId="77777777" w:rsidR="00B8688C" w:rsidRPr="00DA6205" w:rsidRDefault="00B8688C" w:rsidP="00B8688C">
      <w:pPr>
        <w:jc w:val="center"/>
        <w:rPr>
          <w:rFonts w:ascii="Times New Roman" w:hAnsi="Times New Roman"/>
          <w:i/>
          <w:sz w:val="28"/>
          <w:szCs w:val="28"/>
        </w:rPr>
      </w:pPr>
    </w:p>
    <w:p w14:paraId="4817B2CE" w14:textId="77777777" w:rsidR="00B8688C" w:rsidRPr="00DA6205" w:rsidRDefault="00B8688C" w:rsidP="00B8688C">
      <w:pPr>
        <w:jc w:val="center"/>
        <w:rPr>
          <w:rFonts w:ascii="Times New Roman" w:hAnsi="Times New Roman"/>
          <w:i/>
          <w:sz w:val="28"/>
          <w:szCs w:val="28"/>
        </w:rPr>
      </w:pPr>
    </w:p>
    <w:p w14:paraId="503361C6" w14:textId="77777777" w:rsidR="00B8688C" w:rsidRPr="00DA6205" w:rsidRDefault="00B8688C" w:rsidP="00B8688C">
      <w:pPr>
        <w:jc w:val="center"/>
        <w:rPr>
          <w:rFonts w:ascii="Times New Roman" w:hAnsi="Times New Roman"/>
          <w:i/>
          <w:sz w:val="28"/>
          <w:szCs w:val="28"/>
        </w:rPr>
      </w:pPr>
    </w:p>
    <w:p w14:paraId="5E3ADA12" w14:textId="77777777" w:rsidR="00B8688C" w:rsidRPr="00DA6205" w:rsidRDefault="00B8688C" w:rsidP="00B8688C">
      <w:pPr>
        <w:jc w:val="center"/>
        <w:rPr>
          <w:rFonts w:ascii="Times New Roman" w:hAnsi="Times New Roman"/>
          <w:i/>
          <w:sz w:val="28"/>
          <w:szCs w:val="28"/>
        </w:rPr>
      </w:pPr>
    </w:p>
    <w:p w14:paraId="12CCC905" w14:textId="77777777" w:rsidR="00B8688C" w:rsidRPr="00DA6205" w:rsidRDefault="00B8688C" w:rsidP="00B8688C">
      <w:pPr>
        <w:jc w:val="center"/>
        <w:rPr>
          <w:rFonts w:ascii="Times New Roman" w:hAnsi="Times New Roman"/>
          <w:i/>
          <w:sz w:val="28"/>
          <w:szCs w:val="28"/>
        </w:rPr>
      </w:pPr>
    </w:p>
    <w:p w14:paraId="55488E8B" w14:textId="77777777" w:rsidR="00B8688C" w:rsidRPr="00DA6205" w:rsidRDefault="00B8688C" w:rsidP="00B8688C">
      <w:pPr>
        <w:jc w:val="center"/>
        <w:rPr>
          <w:rFonts w:ascii="Times New Roman" w:hAnsi="Times New Roman"/>
          <w:i/>
          <w:sz w:val="28"/>
          <w:szCs w:val="28"/>
        </w:rPr>
      </w:pPr>
    </w:p>
    <w:p w14:paraId="5B916082" w14:textId="77777777" w:rsidR="00B8688C" w:rsidRPr="00DA6205" w:rsidRDefault="00B8688C" w:rsidP="00B8688C">
      <w:pPr>
        <w:jc w:val="center"/>
        <w:rPr>
          <w:rFonts w:ascii="Times New Roman" w:hAnsi="Times New Roman"/>
          <w:i/>
          <w:sz w:val="28"/>
          <w:szCs w:val="28"/>
        </w:rPr>
      </w:pPr>
    </w:p>
    <w:p w14:paraId="73303849" w14:textId="77777777" w:rsidR="00B8688C" w:rsidRPr="00DA6205" w:rsidRDefault="00B8688C" w:rsidP="00B8688C">
      <w:pPr>
        <w:jc w:val="center"/>
        <w:rPr>
          <w:rFonts w:ascii="Times New Roman" w:hAnsi="Times New Roman"/>
          <w:i/>
          <w:sz w:val="28"/>
          <w:szCs w:val="28"/>
        </w:rPr>
      </w:pPr>
      <w:r w:rsidRPr="00DA6205">
        <w:rPr>
          <w:rFonts w:ascii="Times New Roman" w:hAnsi="Times New Roman"/>
          <w:i/>
          <w:sz w:val="28"/>
          <w:szCs w:val="28"/>
        </w:rPr>
        <w:t>A thesis submitted for the degree of</w:t>
      </w:r>
    </w:p>
    <w:p w14:paraId="1BEC394A" w14:textId="77777777" w:rsidR="00B8688C" w:rsidRPr="00DA6205" w:rsidRDefault="00B8688C" w:rsidP="00B8688C">
      <w:pPr>
        <w:jc w:val="center"/>
        <w:rPr>
          <w:rFonts w:ascii="Times New Roman" w:hAnsi="Times New Roman"/>
          <w:i/>
          <w:sz w:val="28"/>
          <w:szCs w:val="28"/>
        </w:rPr>
      </w:pPr>
    </w:p>
    <w:p w14:paraId="566AE585" w14:textId="6C26EDF4" w:rsidR="00560D3D" w:rsidRPr="00DA6205" w:rsidRDefault="00B8688C" w:rsidP="003E312E">
      <w:pPr>
        <w:jc w:val="center"/>
        <w:rPr>
          <w:rFonts w:ascii="Times New Roman" w:hAnsi="Times New Roman"/>
          <w:i/>
          <w:sz w:val="28"/>
          <w:szCs w:val="28"/>
        </w:rPr>
      </w:pPr>
      <w:r w:rsidRPr="00DA6205">
        <w:rPr>
          <w:rFonts w:ascii="Times New Roman" w:hAnsi="Times New Roman"/>
          <w:i/>
          <w:sz w:val="28"/>
          <w:szCs w:val="28"/>
        </w:rPr>
        <w:t xml:space="preserve">Bachelor of Engineering </w:t>
      </w:r>
      <w:r w:rsidR="003E312E" w:rsidRPr="00DA6205">
        <w:rPr>
          <w:rFonts w:ascii="Times New Roman" w:hAnsi="Times New Roman"/>
          <w:i/>
          <w:sz w:val="28"/>
          <w:szCs w:val="28"/>
        </w:rPr>
        <w:t>(Honours) in Electrical and Electronics Engineering</w:t>
      </w:r>
    </w:p>
    <w:p w14:paraId="5DF40F55" w14:textId="77777777" w:rsidR="00B8688C" w:rsidRPr="00DA6205" w:rsidRDefault="00B8688C" w:rsidP="00B8688C">
      <w:pPr>
        <w:jc w:val="center"/>
        <w:rPr>
          <w:rFonts w:ascii="Times New Roman" w:hAnsi="Times New Roman"/>
          <w:i/>
          <w:sz w:val="28"/>
          <w:szCs w:val="28"/>
        </w:rPr>
      </w:pPr>
    </w:p>
    <w:p w14:paraId="76FD1EEB" w14:textId="25B34828" w:rsidR="00B8688C" w:rsidRPr="00DA6205" w:rsidRDefault="003E312E" w:rsidP="00B8688C">
      <w:pPr>
        <w:jc w:val="center"/>
        <w:rPr>
          <w:rFonts w:ascii="Times New Roman" w:hAnsi="Times New Roman"/>
          <w:i/>
          <w:sz w:val="28"/>
          <w:szCs w:val="28"/>
        </w:rPr>
      </w:pPr>
      <w:r w:rsidRPr="00DA6205">
        <w:rPr>
          <w:rFonts w:ascii="Times New Roman" w:hAnsi="Times New Roman"/>
          <w:i/>
          <w:sz w:val="28"/>
          <w:szCs w:val="28"/>
        </w:rPr>
        <w:t>October 2026</w:t>
      </w:r>
    </w:p>
    <w:p w14:paraId="679824EA" w14:textId="77777777" w:rsidR="00B8688C" w:rsidRPr="00DA6205" w:rsidRDefault="00B8688C" w:rsidP="00B8688C">
      <w:pPr>
        <w:jc w:val="center"/>
        <w:rPr>
          <w:rFonts w:ascii="Times New Roman" w:hAnsi="Times New Roman"/>
          <w:i/>
        </w:rPr>
      </w:pPr>
    </w:p>
    <w:p w14:paraId="7E0736B8" w14:textId="77777777" w:rsidR="00CE05FF" w:rsidRDefault="00B8688C" w:rsidP="00CC28C1">
      <w:pPr>
        <w:pStyle w:val="Heading1"/>
        <w:rPr>
          <w:rFonts w:ascii="Times New Roman" w:hAnsi="Times New Roman" w:cs="Times New Roman"/>
        </w:rPr>
        <w:sectPr w:rsidR="00CE05FF" w:rsidSect="00AC68F4">
          <w:headerReference w:type="default" r:id="rId8"/>
          <w:footerReference w:type="default" r:id="rId9"/>
          <w:headerReference w:type="first" r:id="rId10"/>
          <w:footerReference w:type="first" r:id="rId11"/>
          <w:pgSz w:w="11900" w:h="16840"/>
          <w:pgMar w:top="1418" w:right="1410" w:bottom="1009" w:left="1701" w:header="720" w:footer="720" w:gutter="0"/>
          <w:pgNumType w:fmt="upperRoman"/>
          <w:cols w:space="709"/>
          <w:titlePg/>
          <w:docGrid w:linePitch="360"/>
        </w:sectPr>
      </w:pPr>
      <w:r w:rsidRPr="00DA6205">
        <w:rPr>
          <w:rFonts w:ascii="Times New Roman" w:hAnsi="Times New Roman" w:cs="Times New Roman"/>
        </w:rPr>
        <w:br w:type="page"/>
      </w:r>
      <w:bookmarkStart w:id="4" w:name="_Toc337553618"/>
    </w:p>
    <w:p w14:paraId="52CD1579" w14:textId="7C99391D" w:rsidR="00B8688C" w:rsidRPr="00DA6205" w:rsidRDefault="00B8688C" w:rsidP="00CC28C1">
      <w:pPr>
        <w:pStyle w:val="Heading1"/>
        <w:rPr>
          <w:rFonts w:ascii="Times New Roman" w:hAnsi="Times New Roman" w:cs="Times New Roman"/>
        </w:rPr>
      </w:pPr>
      <w:bookmarkStart w:id="5" w:name="_Toc243847575"/>
      <w:r w:rsidRPr="00DA6205">
        <w:rPr>
          <w:rFonts w:ascii="Times New Roman" w:hAnsi="Times New Roman" w:cs="Times New Roman"/>
        </w:rPr>
        <w:lastRenderedPageBreak/>
        <w:t>Abstract</w:t>
      </w:r>
      <w:bookmarkEnd w:id="4"/>
      <w:bookmarkEnd w:id="5"/>
    </w:p>
    <w:p w14:paraId="55EF48EF" w14:textId="77777777" w:rsidR="00B95CAF" w:rsidRPr="00DA6205" w:rsidRDefault="003E312E" w:rsidP="00B8688C">
      <w:pPr>
        <w:rPr>
          <w:rFonts w:ascii="Times New Roman" w:hAnsi="Times New Roman"/>
        </w:rPr>
      </w:pPr>
      <w:r w:rsidRPr="00DA6205">
        <w:rPr>
          <w:rFonts w:ascii="Times New Roman" w:hAnsi="Times New Roman"/>
        </w:rPr>
        <w:t>Snoring is considered a widespread sleep issue which di</w:t>
      </w:r>
      <w:r w:rsidR="007541D1" w:rsidRPr="00DA6205">
        <w:rPr>
          <w:rFonts w:ascii="Times New Roman" w:hAnsi="Times New Roman"/>
        </w:rPr>
        <w:t>m</w:t>
      </w:r>
      <w:r w:rsidRPr="00DA6205">
        <w:rPr>
          <w:rFonts w:ascii="Times New Roman" w:hAnsi="Times New Roman"/>
        </w:rPr>
        <w:t>i</w:t>
      </w:r>
      <w:r w:rsidR="007541D1" w:rsidRPr="00DA6205">
        <w:rPr>
          <w:rFonts w:ascii="Times New Roman" w:hAnsi="Times New Roman"/>
        </w:rPr>
        <w:t>ni</w:t>
      </w:r>
      <w:r w:rsidRPr="00DA6205">
        <w:rPr>
          <w:rFonts w:ascii="Times New Roman" w:hAnsi="Times New Roman"/>
        </w:rPr>
        <w:t>shes quality of sleep and disrupts bed partners</w:t>
      </w:r>
      <w:r w:rsidR="007541D1" w:rsidRPr="00DA6205">
        <w:rPr>
          <w:rFonts w:ascii="Times New Roman" w:hAnsi="Times New Roman"/>
        </w:rPr>
        <w:t xml:space="preserve">, however existing clinical interventions often faces high costs and poor adherence. </w:t>
      </w:r>
    </w:p>
    <w:p w14:paraId="20BDB573" w14:textId="3828999A" w:rsidR="00B8688C" w:rsidRPr="00DA6205" w:rsidRDefault="007541D1" w:rsidP="00B8688C">
      <w:pPr>
        <w:rPr>
          <w:rFonts w:ascii="Times New Roman" w:hAnsi="Times New Roman"/>
        </w:rPr>
      </w:pPr>
      <w:r w:rsidRPr="00DA6205">
        <w:rPr>
          <w:rFonts w:ascii="Times New Roman" w:hAnsi="Times New Roman"/>
        </w:rPr>
        <w:t xml:space="preserve">This thesis </w:t>
      </w:r>
      <w:r w:rsidR="00A36B53" w:rsidRPr="00DA6205">
        <w:rPr>
          <w:rFonts w:ascii="Times New Roman" w:hAnsi="Times New Roman"/>
        </w:rPr>
        <w:t>presents a development and evaluation</w:t>
      </w:r>
      <w:r w:rsidR="001E1D94" w:rsidRPr="00DA6205">
        <w:rPr>
          <w:rFonts w:ascii="Times New Roman" w:hAnsi="Times New Roman"/>
        </w:rPr>
        <w:t xml:space="preserve"> of a real-time closed-loop snore detection and haptic intervention </w:t>
      </w:r>
      <w:r w:rsidR="00674ACB">
        <w:rPr>
          <w:rFonts w:ascii="Times New Roman" w:hAnsi="Times New Roman"/>
        </w:rPr>
        <w:t>concept</w:t>
      </w:r>
      <w:r w:rsidR="00674ACB" w:rsidRPr="00DA6205">
        <w:rPr>
          <w:rFonts w:ascii="Times New Roman" w:hAnsi="Times New Roman"/>
        </w:rPr>
        <w:t xml:space="preserve"> </w:t>
      </w:r>
      <w:r w:rsidR="001E1D94" w:rsidRPr="00DA6205">
        <w:rPr>
          <w:rFonts w:ascii="Times New Roman" w:hAnsi="Times New Roman"/>
        </w:rPr>
        <w:t xml:space="preserve">that pairs bedside audio sensing with a wearable stimulus </w:t>
      </w:r>
      <w:r w:rsidR="00671340" w:rsidRPr="00DA6205">
        <w:rPr>
          <w:rFonts w:ascii="Times New Roman" w:hAnsi="Times New Roman"/>
        </w:rPr>
        <w:t xml:space="preserve">via a </w:t>
      </w:r>
      <w:proofErr w:type="spellStart"/>
      <w:r w:rsidR="00671340" w:rsidRPr="00DA6205">
        <w:rPr>
          <w:rFonts w:ascii="Times New Roman" w:hAnsi="Times New Roman"/>
        </w:rPr>
        <w:t>Pavlok</w:t>
      </w:r>
      <w:proofErr w:type="spellEnd"/>
      <w:r w:rsidR="00671340" w:rsidRPr="00DA6205">
        <w:rPr>
          <w:rFonts w:ascii="Times New Roman" w:hAnsi="Times New Roman"/>
        </w:rPr>
        <w:t xml:space="preserve"> wearable to prompt the user using subtle behavioural adjustments without waking the user fully. </w:t>
      </w:r>
      <w:r w:rsidR="00674ACB">
        <w:rPr>
          <w:rFonts w:ascii="Times New Roman" w:hAnsi="Times New Roman"/>
        </w:rPr>
        <w:t>T</w:t>
      </w:r>
      <w:r w:rsidR="00671340" w:rsidRPr="00DA6205">
        <w:rPr>
          <w:rFonts w:ascii="Times New Roman" w:hAnsi="Times New Roman"/>
        </w:rPr>
        <w:t>he system was realised on an Android platform</w:t>
      </w:r>
      <w:r w:rsidR="00FE3063" w:rsidRPr="00DA6205">
        <w:rPr>
          <w:rFonts w:ascii="Times New Roman" w:hAnsi="Times New Roman"/>
        </w:rPr>
        <w:t xml:space="preserve"> featuring a custom user interface that executes an explainable baseline detection pipeline. Using root-mean-square (RMS) signal level, low-frequency band ratio analysis, consecutive-hit filtering and cooldown controls to ensure mitigation of false triggering. Beyond heuristic thresholding, work was undertaken to integrate a </w:t>
      </w:r>
      <w:r w:rsidR="00BC2BA9" w:rsidRPr="00DA6205">
        <w:rPr>
          <w:rFonts w:ascii="Times New Roman" w:hAnsi="Times New Roman"/>
        </w:rPr>
        <w:t>1D Convolutional Neural Network</w:t>
      </w:r>
      <w:r w:rsidR="00B5243D" w:rsidRPr="00DA6205">
        <w:rPr>
          <w:rFonts w:ascii="Times New Roman" w:hAnsi="Times New Roman"/>
        </w:rPr>
        <w:t xml:space="preserve"> (1DCNN)</w:t>
      </w:r>
      <w:r w:rsidR="00BC2BA9" w:rsidRPr="00DA6205">
        <w:rPr>
          <w:rFonts w:ascii="Times New Roman" w:hAnsi="Times New Roman"/>
        </w:rPr>
        <w:t xml:space="preserve"> model into</w:t>
      </w:r>
      <w:r w:rsidR="00392B27" w:rsidRPr="00DA6205">
        <w:rPr>
          <w:rFonts w:ascii="Times New Roman" w:hAnsi="Times New Roman"/>
        </w:rPr>
        <w:t xml:space="preserve"> the processing workflow as a method of refining the classification accuracy</w:t>
      </w:r>
      <w:r w:rsidR="00231BE1" w:rsidRPr="00DA6205">
        <w:rPr>
          <w:rFonts w:ascii="Times New Roman" w:hAnsi="Times New Roman"/>
        </w:rPr>
        <w:t>. Transitioning of the system into a privacy-preserving, standalone product independent of external networks, local edge hardware deployment was investigated</w:t>
      </w:r>
      <w:r w:rsidR="007F1647" w:rsidRPr="00DA6205">
        <w:rPr>
          <w:rFonts w:ascii="Times New Roman" w:hAnsi="Times New Roman"/>
        </w:rPr>
        <w:t xml:space="preserve"> by using Raspberry Pi 3 Model A+ and ESP32 XC</w:t>
      </w:r>
      <w:r w:rsidR="00434931" w:rsidRPr="00DA6205">
        <w:rPr>
          <w:rFonts w:ascii="Times New Roman" w:hAnsi="Times New Roman"/>
        </w:rPr>
        <w:t>3800 microcontroller</w:t>
      </w:r>
      <w:r w:rsidR="00CF044A" w:rsidRPr="00DA6205">
        <w:rPr>
          <w:rFonts w:ascii="Times New Roman" w:hAnsi="Times New Roman"/>
        </w:rPr>
        <w:t xml:space="preserve"> (MCU</w:t>
      </w:r>
      <w:r w:rsidR="0095092B" w:rsidRPr="00DA6205">
        <w:rPr>
          <w:rFonts w:ascii="Times New Roman" w:hAnsi="Times New Roman"/>
        </w:rPr>
        <w:t>)</w:t>
      </w:r>
      <w:r w:rsidR="00434931" w:rsidRPr="00DA6205">
        <w:rPr>
          <w:rFonts w:ascii="Times New Roman" w:hAnsi="Times New Roman"/>
        </w:rPr>
        <w:t xml:space="preserve"> boards via Bluetooth Low Energy (BLE) communication with </w:t>
      </w:r>
      <w:proofErr w:type="spellStart"/>
      <w:r w:rsidR="00434931" w:rsidRPr="00DA6205">
        <w:rPr>
          <w:rFonts w:ascii="Times New Roman" w:hAnsi="Times New Roman"/>
        </w:rPr>
        <w:t>Pavlok</w:t>
      </w:r>
      <w:proofErr w:type="spellEnd"/>
      <w:r w:rsidR="00434931" w:rsidRPr="00DA6205">
        <w:rPr>
          <w:rFonts w:ascii="Times New Roman" w:hAnsi="Times New Roman"/>
        </w:rPr>
        <w:t xml:space="preserve"> 2 and </w:t>
      </w:r>
      <w:proofErr w:type="spellStart"/>
      <w:r w:rsidR="00434931" w:rsidRPr="00DA6205">
        <w:rPr>
          <w:rFonts w:ascii="Times New Roman" w:hAnsi="Times New Roman"/>
        </w:rPr>
        <w:t>Pavlok</w:t>
      </w:r>
      <w:proofErr w:type="spellEnd"/>
      <w:r w:rsidR="00434931" w:rsidRPr="00DA6205">
        <w:rPr>
          <w:rFonts w:ascii="Times New Roman" w:hAnsi="Times New Roman"/>
        </w:rPr>
        <w:t xml:space="preserve"> 3 devices.</w:t>
      </w:r>
      <w:r w:rsidR="002567F0" w:rsidRPr="00DA6205">
        <w:rPr>
          <w:rFonts w:ascii="Times New Roman" w:hAnsi="Times New Roman"/>
        </w:rPr>
        <w:t xml:space="preserve"> Although the cloud-based Wi-Fi API path successfully validated the complete sensing-decision-actuation loop</w:t>
      </w:r>
      <w:r w:rsidR="0018273B" w:rsidRPr="00DA6205">
        <w:rPr>
          <w:rFonts w:ascii="Times New Roman" w:hAnsi="Times New Roman"/>
        </w:rPr>
        <w:t>, local BLE connectivity on constrained microcontrollers encountered hardware integration and stability bottlenecks. This highlights the crucial trade</w:t>
      </w:r>
      <w:r w:rsidR="00D30E6D" w:rsidRPr="00DA6205">
        <w:rPr>
          <w:rFonts w:ascii="Times New Roman" w:hAnsi="Times New Roman"/>
        </w:rPr>
        <w:t xml:space="preserve">-offs between cloud dependency and local wearable actuation. </w:t>
      </w:r>
      <w:r w:rsidR="006C20A6" w:rsidRPr="00DA6205">
        <w:rPr>
          <w:rFonts w:ascii="Times New Roman" w:hAnsi="Times New Roman"/>
        </w:rPr>
        <w:t>Socially, the privacy of users</w:t>
      </w:r>
      <w:r w:rsidR="00F332DC" w:rsidRPr="00DA6205">
        <w:rPr>
          <w:rFonts w:ascii="Times New Roman" w:hAnsi="Times New Roman"/>
        </w:rPr>
        <w:t xml:space="preserve"> </w:t>
      </w:r>
      <w:r w:rsidR="00674ACB">
        <w:rPr>
          <w:rFonts w:ascii="Times New Roman" w:hAnsi="Times New Roman"/>
        </w:rPr>
        <w:t>is</w:t>
      </w:r>
      <w:r w:rsidR="00674ACB" w:rsidRPr="00DA6205">
        <w:rPr>
          <w:rFonts w:ascii="Times New Roman" w:hAnsi="Times New Roman"/>
        </w:rPr>
        <w:t xml:space="preserve"> </w:t>
      </w:r>
      <w:r w:rsidR="00F332DC" w:rsidRPr="00DA6205">
        <w:rPr>
          <w:rFonts w:ascii="Times New Roman" w:hAnsi="Times New Roman"/>
        </w:rPr>
        <w:t xml:space="preserve">safeguarded by the system through local processing of audio without </w:t>
      </w:r>
      <w:r w:rsidR="00674ACB">
        <w:rPr>
          <w:rFonts w:ascii="Times New Roman" w:hAnsi="Times New Roman"/>
        </w:rPr>
        <w:t>any</w:t>
      </w:r>
      <w:r w:rsidR="00674ACB" w:rsidRPr="00DA6205">
        <w:rPr>
          <w:rFonts w:ascii="Times New Roman" w:hAnsi="Times New Roman"/>
        </w:rPr>
        <w:t xml:space="preserve"> </w:t>
      </w:r>
      <w:r w:rsidR="00F332DC" w:rsidRPr="00DA6205">
        <w:rPr>
          <w:rFonts w:ascii="Times New Roman" w:hAnsi="Times New Roman"/>
        </w:rPr>
        <w:t>audio storage</w:t>
      </w:r>
      <w:r w:rsidR="00B95CAF" w:rsidRPr="00DA6205">
        <w:rPr>
          <w:rFonts w:ascii="Times New Roman" w:hAnsi="Times New Roman"/>
        </w:rPr>
        <w:t>.</w:t>
      </w:r>
      <w:r w:rsidR="008C3666" w:rsidRPr="00DA6205">
        <w:rPr>
          <w:rFonts w:ascii="Times New Roman" w:hAnsi="Times New Roman"/>
        </w:rPr>
        <w:t xml:space="preserve"> Overall, this project builds on the init</w:t>
      </w:r>
      <w:r w:rsidR="00923432" w:rsidRPr="00DA6205">
        <w:rPr>
          <w:rFonts w:ascii="Times New Roman" w:hAnsi="Times New Roman"/>
        </w:rPr>
        <w:t xml:space="preserve">ial </w:t>
      </w:r>
      <w:r w:rsidR="00674ACB">
        <w:rPr>
          <w:rFonts w:ascii="Times New Roman" w:hAnsi="Times New Roman"/>
        </w:rPr>
        <w:t>concept</w:t>
      </w:r>
      <w:r w:rsidR="00674ACB" w:rsidRPr="00DA6205">
        <w:rPr>
          <w:rFonts w:ascii="Times New Roman" w:hAnsi="Times New Roman"/>
        </w:rPr>
        <w:t xml:space="preserve"> </w:t>
      </w:r>
      <w:r w:rsidR="00923432" w:rsidRPr="00DA6205">
        <w:rPr>
          <w:rFonts w:ascii="Times New Roman" w:hAnsi="Times New Roman"/>
        </w:rPr>
        <w:t>through establishing a functional engineering foundation and highlights key deployment trade-offs for future non-clinical, non-invasive wearable snore mitigation devices.</w:t>
      </w:r>
    </w:p>
    <w:p w14:paraId="2E22DBEC" w14:textId="77777777" w:rsidR="00923432" w:rsidRPr="00DA6205" w:rsidRDefault="00923432" w:rsidP="00B8688C">
      <w:pPr>
        <w:rPr>
          <w:rFonts w:ascii="Times New Roman" w:hAnsi="Times New Roman"/>
        </w:rPr>
      </w:pPr>
    </w:p>
    <w:p w14:paraId="7A13A2B8" w14:textId="4F42E0C1" w:rsidR="00923432" w:rsidRPr="0013122D" w:rsidRDefault="00923432" w:rsidP="00B8688C">
      <w:pPr>
        <w:rPr>
          <w:rFonts w:ascii="Times New Roman" w:hAnsi="Times New Roman"/>
          <w:i/>
          <w:iCs/>
        </w:rPr>
      </w:pPr>
      <w:r w:rsidRPr="0013122D">
        <w:rPr>
          <w:rFonts w:ascii="Times New Roman" w:hAnsi="Times New Roman"/>
          <w:i/>
          <w:iCs/>
        </w:rPr>
        <w:t>Keywords</w:t>
      </w:r>
      <w:r w:rsidR="00FB3251" w:rsidRPr="0013122D">
        <w:rPr>
          <w:rFonts w:ascii="Times New Roman" w:hAnsi="Times New Roman"/>
          <w:i/>
          <w:iCs/>
        </w:rPr>
        <w:t xml:space="preserve"> </w:t>
      </w:r>
      <w:r w:rsidR="00B636BD" w:rsidRPr="0013122D">
        <w:rPr>
          <w:rFonts w:ascii="Times New Roman" w:hAnsi="Times New Roman"/>
          <w:i/>
          <w:iCs/>
        </w:rPr>
        <w:t>–</w:t>
      </w:r>
      <w:r w:rsidR="00FB3251" w:rsidRPr="0013122D">
        <w:rPr>
          <w:rFonts w:ascii="Times New Roman" w:hAnsi="Times New Roman"/>
          <w:i/>
          <w:iCs/>
        </w:rPr>
        <w:t xml:space="preserve"> </w:t>
      </w:r>
      <w:r w:rsidR="00B636BD" w:rsidRPr="0013122D">
        <w:rPr>
          <w:rFonts w:ascii="Times New Roman" w:hAnsi="Times New Roman"/>
          <w:i/>
          <w:iCs/>
        </w:rPr>
        <w:t>Snore detection</w:t>
      </w:r>
      <w:r w:rsidR="00C878B9" w:rsidRPr="0013122D">
        <w:rPr>
          <w:rFonts w:ascii="Times New Roman" w:hAnsi="Times New Roman"/>
          <w:i/>
          <w:iCs/>
        </w:rPr>
        <w:t>, Closed-l</w:t>
      </w:r>
      <w:r w:rsidR="007B524D" w:rsidRPr="0013122D">
        <w:rPr>
          <w:rFonts w:ascii="Times New Roman" w:hAnsi="Times New Roman"/>
          <w:i/>
          <w:iCs/>
        </w:rPr>
        <w:t xml:space="preserve">oop system, </w:t>
      </w:r>
      <w:proofErr w:type="spellStart"/>
      <w:r w:rsidR="007B524D" w:rsidRPr="0013122D">
        <w:rPr>
          <w:rFonts w:ascii="Times New Roman" w:hAnsi="Times New Roman"/>
          <w:i/>
          <w:iCs/>
        </w:rPr>
        <w:t>Pavlok</w:t>
      </w:r>
      <w:proofErr w:type="spellEnd"/>
      <w:r w:rsidR="007B524D" w:rsidRPr="0013122D">
        <w:rPr>
          <w:rFonts w:ascii="Times New Roman" w:hAnsi="Times New Roman"/>
          <w:i/>
          <w:iCs/>
        </w:rPr>
        <w:t xml:space="preserve">, </w:t>
      </w:r>
      <w:proofErr w:type="spellStart"/>
      <w:r w:rsidR="007B524D" w:rsidRPr="0013122D">
        <w:rPr>
          <w:rFonts w:ascii="Times New Roman" w:hAnsi="Times New Roman"/>
          <w:i/>
          <w:iCs/>
        </w:rPr>
        <w:t>Pavlok</w:t>
      </w:r>
      <w:proofErr w:type="spellEnd"/>
      <w:r w:rsidR="007B524D" w:rsidRPr="0013122D">
        <w:rPr>
          <w:rFonts w:ascii="Times New Roman" w:hAnsi="Times New Roman"/>
          <w:i/>
          <w:iCs/>
        </w:rPr>
        <w:t xml:space="preserve"> wearable, </w:t>
      </w:r>
      <w:proofErr w:type="spellStart"/>
      <w:r w:rsidR="007B524D" w:rsidRPr="0013122D">
        <w:rPr>
          <w:rFonts w:ascii="Times New Roman" w:hAnsi="Times New Roman"/>
          <w:i/>
          <w:iCs/>
        </w:rPr>
        <w:t>Pavlok</w:t>
      </w:r>
      <w:proofErr w:type="spellEnd"/>
      <w:r w:rsidR="007B524D" w:rsidRPr="0013122D">
        <w:rPr>
          <w:rFonts w:ascii="Times New Roman" w:hAnsi="Times New Roman"/>
          <w:i/>
          <w:iCs/>
        </w:rPr>
        <w:t xml:space="preserve"> 2, </w:t>
      </w:r>
      <w:proofErr w:type="spellStart"/>
      <w:r w:rsidR="007B524D" w:rsidRPr="0013122D">
        <w:rPr>
          <w:rFonts w:ascii="Times New Roman" w:hAnsi="Times New Roman"/>
          <w:i/>
          <w:iCs/>
        </w:rPr>
        <w:t>Pavlok</w:t>
      </w:r>
      <w:proofErr w:type="spellEnd"/>
      <w:r w:rsidR="007B524D" w:rsidRPr="0013122D">
        <w:rPr>
          <w:rFonts w:ascii="Times New Roman" w:hAnsi="Times New Roman"/>
          <w:i/>
          <w:iCs/>
        </w:rPr>
        <w:t xml:space="preserve"> 3, Haptic intervention</w:t>
      </w:r>
      <w:r w:rsidR="00A11957" w:rsidRPr="0013122D">
        <w:rPr>
          <w:rFonts w:ascii="Times New Roman" w:hAnsi="Times New Roman"/>
          <w:i/>
          <w:iCs/>
        </w:rPr>
        <w:t>, Behavioural modification, 1DCNN, BLE, Edge computing, real-time monitoring</w:t>
      </w:r>
    </w:p>
    <w:p w14:paraId="28E6C53C" w14:textId="7C57B6D7" w:rsidR="00B8688C" w:rsidRPr="00DA6205" w:rsidRDefault="00B8688C" w:rsidP="00B8688C">
      <w:pPr>
        <w:spacing w:after="120" w:line="360" w:lineRule="auto"/>
        <w:jc w:val="right"/>
        <w:rPr>
          <w:rFonts w:ascii="Times New Roman" w:hAnsi="Times New Roman"/>
        </w:rPr>
      </w:pPr>
      <w:r w:rsidRPr="00DA6205">
        <w:rPr>
          <w:rFonts w:ascii="Times New Roman" w:hAnsi="Times New Roman"/>
        </w:rPr>
        <w:br w:type="page"/>
      </w:r>
      <w:r w:rsidR="00923432" w:rsidRPr="00DA6205">
        <w:rPr>
          <w:rFonts w:ascii="Times New Roman" w:hAnsi="Times New Roman"/>
        </w:rPr>
        <w:lastRenderedPageBreak/>
        <w:t>Phua Kia Joon, Samuel</w:t>
      </w:r>
    </w:p>
    <w:p w14:paraId="38295B13" w14:textId="46248721" w:rsidR="00B8688C" w:rsidRPr="00DA6205" w:rsidRDefault="00A77097" w:rsidP="00B8688C">
      <w:pPr>
        <w:spacing w:after="120" w:line="360" w:lineRule="auto"/>
        <w:jc w:val="right"/>
        <w:rPr>
          <w:rFonts w:ascii="Times New Roman" w:hAnsi="Times New Roman"/>
        </w:rPr>
      </w:pPr>
      <w:r>
        <w:rPr>
          <w:rFonts w:ascii="Times New Roman" w:hAnsi="Times New Roman"/>
        </w:rPr>
        <w:t>Curtin University</w:t>
      </w:r>
    </w:p>
    <w:p w14:paraId="2597BE4C" w14:textId="0D7CBABE" w:rsidR="00B8688C" w:rsidRPr="00DA6205" w:rsidRDefault="00A77097" w:rsidP="00B8688C">
      <w:pPr>
        <w:spacing w:after="120" w:line="360" w:lineRule="auto"/>
        <w:jc w:val="right"/>
        <w:rPr>
          <w:rFonts w:ascii="Times New Roman" w:hAnsi="Times New Roman"/>
        </w:rPr>
      </w:pPr>
      <w:r>
        <w:rPr>
          <w:rFonts w:ascii="Times New Roman" w:hAnsi="Times New Roman"/>
        </w:rPr>
        <w:t>Kent Street, Bentley</w:t>
      </w:r>
    </w:p>
    <w:p w14:paraId="496C2DA5" w14:textId="09ED1B49" w:rsidR="00B8688C" w:rsidRPr="00DA6205" w:rsidRDefault="00923432" w:rsidP="00B8688C">
      <w:pPr>
        <w:spacing w:after="120" w:line="360" w:lineRule="auto"/>
        <w:rPr>
          <w:rFonts w:ascii="Times New Roman" w:hAnsi="Times New Roman"/>
        </w:rPr>
      </w:pPr>
      <w:r w:rsidRPr="00DA6205">
        <w:rPr>
          <w:rFonts w:ascii="Times New Roman" w:hAnsi="Times New Roman"/>
        </w:rPr>
        <w:t>25 October 2026</w:t>
      </w:r>
    </w:p>
    <w:p w14:paraId="561FEA15" w14:textId="77777777" w:rsidR="00B8688C" w:rsidRPr="00DA6205" w:rsidRDefault="00B8688C" w:rsidP="00B8688C">
      <w:pPr>
        <w:spacing w:after="120" w:line="360" w:lineRule="auto"/>
        <w:rPr>
          <w:rFonts w:ascii="Times New Roman" w:hAnsi="Times New Roman"/>
        </w:rPr>
      </w:pPr>
    </w:p>
    <w:p w14:paraId="21640AFC" w14:textId="15CCF5B7" w:rsidR="00B8688C" w:rsidRPr="00DA6205" w:rsidRDefault="00923432" w:rsidP="003D6F79">
      <w:pPr>
        <w:pStyle w:val="Default"/>
        <w:spacing w:line="360" w:lineRule="auto"/>
      </w:pPr>
      <w:r w:rsidRPr="00DA6205">
        <w:t>Dr Ehsan Pashajavid</w:t>
      </w:r>
    </w:p>
    <w:p w14:paraId="160639D8" w14:textId="77777777" w:rsidR="00B8688C" w:rsidRPr="00DA6205" w:rsidRDefault="008F4E87" w:rsidP="003D6F79">
      <w:pPr>
        <w:pStyle w:val="Default"/>
        <w:spacing w:line="360" w:lineRule="auto"/>
      </w:pPr>
      <w:r w:rsidRPr="00DA6205">
        <w:t>Discipline Lead in Electrical and Electronic Engineering</w:t>
      </w:r>
      <w:r w:rsidR="00B8688C" w:rsidRPr="00DA6205">
        <w:t xml:space="preserve"> </w:t>
      </w:r>
    </w:p>
    <w:p w14:paraId="07E5D436" w14:textId="77777777" w:rsidR="00B8688C" w:rsidRPr="00DA6205" w:rsidRDefault="00B8688C" w:rsidP="003D6F79">
      <w:pPr>
        <w:pStyle w:val="Default"/>
        <w:spacing w:line="360" w:lineRule="auto"/>
      </w:pPr>
      <w:r w:rsidRPr="00DA6205">
        <w:t xml:space="preserve">Curtin University </w:t>
      </w:r>
    </w:p>
    <w:p w14:paraId="170ACCB3" w14:textId="77777777" w:rsidR="00B8688C" w:rsidRPr="00DA6205" w:rsidRDefault="00B8688C" w:rsidP="003D6F79">
      <w:pPr>
        <w:pStyle w:val="Default"/>
        <w:spacing w:line="360" w:lineRule="auto"/>
      </w:pPr>
      <w:r w:rsidRPr="00DA6205">
        <w:t xml:space="preserve">Kent Street, Bentley </w:t>
      </w:r>
    </w:p>
    <w:p w14:paraId="145BA188" w14:textId="77777777" w:rsidR="00B8688C" w:rsidRPr="00DA6205" w:rsidRDefault="00B8688C" w:rsidP="00B8688C">
      <w:pPr>
        <w:spacing w:after="120" w:line="360" w:lineRule="auto"/>
        <w:rPr>
          <w:rFonts w:ascii="Times New Roman" w:hAnsi="Times New Roman"/>
          <w:lang w:val="en-AU"/>
        </w:rPr>
      </w:pPr>
    </w:p>
    <w:p w14:paraId="1A50A238" w14:textId="77777777" w:rsidR="00B8688C" w:rsidRPr="00DA6205" w:rsidRDefault="00B8688C" w:rsidP="00B8688C">
      <w:pPr>
        <w:spacing w:after="120" w:line="360" w:lineRule="auto"/>
        <w:rPr>
          <w:rFonts w:ascii="Times New Roman" w:hAnsi="Times New Roman"/>
        </w:rPr>
      </w:pPr>
    </w:p>
    <w:p w14:paraId="226C0095" w14:textId="1C09DF92" w:rsidR="00B8688C" w:rsidRPr="00DA6205" w:rsidRDefault="006C017B" w:rsidP="00B8688C">
      <w:pPr>
        <w:spacing w:after="120" w:line="360" w:lineRule="auto"/>
        <w:rPr>
          <w:rFonts w:ascii="Times New Roman" w:hAnsi="Times New Roman"/>
        </w:rPr>
      </w:pPr>
      <w:r w:rsidRPr="00DA6205">
        <w:rPr>
          <w:rFonts w:ascii="Times New Roman" w:hAnsi="Times New Roman"/>
        </w:rPr>
        <w:t xml:space="preserve">Dear </w:t>
      </w:r>
      <w:r w:rsidR="00923432" w:rsidRPr="00DA6205">
        <w:rPr>
          <w:rFonts w:ascii="Times New Roman" w:hAnsi="Times New Roman"/>
        </w:rPr>
        <w:t>Dr Ehsan Pashajavid,</w:t>
      </w:r>
    </w:p>
    <w:p w14:paraId="245F1D7C" w14:textId="77777777" w:rsidR="00B8688C" w:rsidRPr="00DA6205" w:rsidRDefault="00B8688C" w:rsidP="00B8688C">
      <w:pPr>
        <w:spacing w:after="120" w:line="360" w:lineRule="auto"/>
        <w:rPr>
          <w:rFonts w:ascii="Times New Roman" w:hAnsi="Times New Roman"/>
        </w:rPr>
      </w:pPr>
    </w:p>
    <w:p w14:paraId="6FFAF137" w14:textId="369C4710" w:rsidR="00B8688C" w:rsidRPr="00DA6205" w:rsidRDefault="00B8688C" w:rsidP="00B8688C">
      <w:pPr>
        <w:pStyle w:val="Default"/>
        <w:spacing w:after="120" w:line="360" w:lineRule="auto"/>
        <w:jc w:val="both"/>
      </w:pPr>
      <w:r w:rsidRPr="00DA6205">
        <w:t xml:space="preserve">I, </w:t>
      </w:r>
      <w:r w:rsidR="00B4583A" w:rsidRPr="00DA6205">
        <w:t>Phua Kia Joon Samuel</w:t>
      </w:r>
      <w:r w:rsidRPr="00DA6205">
        <w:t>, hereby submit my thesis entitled “</w:t>
      </w:r>
      <w:proofErr w:type="spellStart"/>
      <w:r w:rsidR="00B4583A" w:rsidRPr="00DA6205">
        <w:t>Pavlok</w:t>
      </w:r>
      <w:proofErr w:type="spellEnd"/>
      <w:r w:rsidR="00B4583A" w:rsidRPr="00DA6205">
        <w:t xml:space="preserve"> Nudge: A Feedback Mechanism for Atomic Behaviour Modification with Snoring Use</w:t>
      </w:r>
      <w:r w:rsidR="00674ACB">
        <w:t xml:space="preserve"> C</w:t>
      </w:r>
      <w:r w:rsidR="00B4583A" w:rsidRPr="00DA6205">
        <w:t>ase</w:t>
      </w:r>
      <w:r w:rsidRPr="00DA6205">
        <w:t xml:space="preserve">.” as part of my requirements for completion of the </w:t>
      </w:r>
      <w:r w:rsidR="003D6F79" w:rsidRPr="00DA6205">
        <w:t xml:space="preserve">Bachelor of Engineering in </w:t>
      </w:r>
      <w:r w:rsidR="00B4583A" w:rsidRPr="00DA6205">
        <w:t>Bachelor of Engineering (Honours) in Electrical and Electronics Engineering</w:t>
      </w:r>
      <w:r w:rsidRPr="00DA6205">
        <w:t>.</w:t>
      </w:r>
    </w:p>
    <w:p w14:paraId="0904BCA6" w14:textId="77777777" w:rsidR="00B8688C" w:rsidRPr="00DA6205" w:rsidRDefault="00B8688C" w:rsidP="00B8688C">
      <w:pPr>
        <w:spacing w:after="120" w:line="360" w:lineRule="auto"/>
        <w:rPr>
          <w:rFonts w:ascii="Times New Roman" w:hAnsi="Times New Roman"/>
        </w:rPr>
      </w:pPr>
      <w:r w:rsidRPr="00DA6205">
        <w:rPr>
          <w:rFonts w:ascii="Times New Roman" w:hAnsi="Times New Roman"/>
        </w:rPr>
        <w:t>I declare that this thesis is entirely my own work with the exception of the acknowledgements and references mentioned.</w:t>
      </w:r>
    </w:p>
    <w:p w14:paraId="15C5F4EA" w14:textId="77777777" w:rsidR="00B8688C" w:rsidRPr="00DA6205" w:rsidRDefault="00B8688C" w:rsidP="00B8688C">
      <w:pPr>
        <w:spacing w:after="120" w:line="360" w:lineRule="auto"/>
        <w:rPr>
          <w:rFonts w:ascii="Times New Roman" w:hAnsi="Times New Roman"/>
        </w:rPr>
      </w:pPr>
    </w:p>
    <w:p w14:paraId="665168DB" w14:textId="069FC67B" w:rsidR="00B8688C" w:rsidRPr="00DA6205" w:rsidRDefault="0050788B" w:rsidP="00B8688C">
      <w:pPr>
        <w:spacing w:after="120" w:line="360" w:lineRule="auto"/>
        <w:rPr>
          <w:rFonts w:ascii="Times New Roman" w:hAnsi="Times New Roman"/>
        </w:rPr>
      </w:pPr>
      <w:r w:rsidRPr="006D4097">
        <w:rPr>
          <w:noProof/>
        </w:rPr>
        <w:drawing>
          <wp:anchor distT="0" distB="0" distL="114300" distR="114300" simplePos="0" relativeHeight="251660288" behindDoc="0" locked="0" layoutInCell="1" allowOverlap="1" wp14:anchorId="3EC90D80" wp14:editId="019C9491">
            <wp:simplePos x="0" y="0"/>
            <wp:positionH relativeFrom="column">
              <wp:posOffset>215635</wp:posOffset>
            </wp:positionH>
            <wp:positionV relativeFrom="paragraph">
              <wp:posOffset>233045</wp:posOffset>
            </wp:positionV>
            <wp:extent cx="532562" cy="639515"/>
            <wp:effectExtent l="0" t="0" r="1270" b="8255"/>
            <wp:wrapNone/>
            <wp:docPr id="65550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0757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2562" cy="639515"/>
                    </a:xfrm>
                    <a:prstGeom prst="rect">
                      <a:avLst/>
                    </a:prstGeom>
                  </pic:spPr>
                </pic:pic>
              </a:graphicData>
            </a:graphic>
            <wp14:sizeRelH relativeFrom="margin">
              <wp14:pctWidth>0</wp14:pctWidth>
            </wp14:sizeRelH>
            <wp14:sizeRelV relativeFrom="margin">
              <wp14:pctHeight>0</wp14:pctHeight>
            </wp14:sizeRelV>
          </wp:anchor>
        </w:drawing>
      </w:r>
      <w:r w:rsidR="00B8688C" w:rsidRPr="00DA6205">
        <w:rPr>
          <w:rFonts w:ascii="Times New Roman" w:hAnsi="Times New Roman"/>
        </w:rPr>
        <w:t>Yours sincerely,</w:t>
      </w:r>
    </w:p>
    <w:p w14:paraId="5C308E12" w14:textId="7B15991C" w:rsidR="00B8688C" w:rsidRPr="00DA6205" w:rsidRDefault="00B8688C" w:rsidP="00B8688C">
      <w:pPr>
        <w:spacing w:after="120" w:line="360" w:lineRule="auto"/>
        <w:rPr>
          <w:rFonts w:ascii="Times New Roman" w:hAnsi="Times New Roman"/>
        </w:rPr>
      </w:pPr>
    </w:p>
    <w:p w14:paraId="4DC733B0" w14:textId="43941D88" w:rsidR="00B8688C" w:rsidRPr="00DA6205" w:rsidRDefault="00B8688C" w:rsidP="003D6F79">
      <w:pPr>
        <w:spacing w:line="360" w:lineRule="auto"/>
        <w:rPr>
          <w:rFonts w:ascii="Times New Roman" w:hAnsi="Times New Roman"/>
        </w:rPr>
      </w:pPr>
    </w:p>
    <w:p w14:paraId="6E16B709" w14:textId="6772CA44" w:rsidR="00B8688C" w:rsidRPr="00DA6205" w:rsidRDefault="008C041D" w:rsidP="003D6F79">
      <w:pPr>
        <w:spacing w:line="360" w:lineRule="auto"/>
        <w:rPr>
          <w:rFonts w:ascii="Times New Roman" w:hAnsi="Times New Roman"/>
        </w:rPr>
      </w:pPr>
      <w:r w:rsidRPr="00DA6205">
        <w:rPr>
          <w:rFonts w:ascii="Times New Roman" w:hAnsi="Times New Roman"/>
        </w:rPr>
        <w:t>Phua Kia Joon, Samuel</w:t>
      </w:r>
    </w:p>
    <w:p w14:paraId="7878B4C6" w14:textId="1B982AF6" w:rsidR="00B8688C" w:rsidRPr="00DA6205" w:rsidRDefault="008C041D" w:rsidP="00B8688C">
      <w:pPr>
        <w:spacing w:after="120" w:line="360" w:lineRule="auto"/>
        <w:rPr>
          <w:rFonts w:ascii="Times New Roman" w:hAnsi="Times New Roman"/>
        </w:rPr>
      </w:pPr>
      <w:r w:rsidRPr="00DA6205">
        <w:rPr>
          <w:rFonts w:ascii="Times New Roman" w:hAnsi="Times New Roman"/>
        </w:rPr>
        <w:t>21115082</w:t>
      </w:r>
    </w:p>
    <w:p w14:paraId="49BC0E55" w14:textId="77777777" w:rsidR="008F4E87" w:rsidRPr="00DA6205" w:rsidRDefault="008F4E87">
      <w:pPr>
        <w:rPr>
          <w:rFonts w:ascii="Times New Roman" w:hAnsi="Times New Roman"/>
        </w:rPr>
      </w:pPr>
      <w:r w:rsidRPr="00DA6205">
        <w:rPr>
          <w:rFonts w:ascii="Times New Roman" w:hAnsi="Times New Roman"/>
        </w:rPr>
        <w:br w:type="page"/>
      </w:r>
    </w:p>
    <w:p w14:paraId="4E7EBD34" w14:textId="77777777" w:rsidR="00B8688C" w:rsidRPr="00DA6205" w:rsidRDefault="008F4E87" w:rsidP="00CC28C1">
      <w:pPr>
        <w:pStyle w:val="Heading1"/>
        <w:rPr>
          <w:rFonts w:ascii="Times New Roman" w:hAnsi="Times New Roman" w:cs="Times New Roman"/>
        </w:rPr>
      </w:pPr>
      <w:bookmarkStart w:id="6" w:name="_Toc243847576"/>
      <w:r w:rsidRPr="00DA6205">
        <w:rPr>
          <w:rFonts w:ascii="Times New Roman" w:hAnsi="Times New Roman" w:cs="Times New Roman"/>
        </w:rPr>
        <w:lastRenderedPageBreak/>
        <w:t>Declaration of published work</w:t>
      </w:r>
      <w:bookmarkEnd w:id="6"/>
      <w:r w:rsidRPr="00DA6205">
        <w:rPr>
          <w:rFonts w:ascii="Times New Roman" w:hAnsi="Times New Roman" w:cs="Times New Roman"/>
        </w:rPr>
        <w:t xml:space="preserve"> </w:t>
      </w:r>
    </w:p>
    <w:p w14:paraId="6F2D4410" w14:textId="003C6C47" w:rsidR="008F4E87" w:rsidRPr="00DA6205" w:rsidRDefault="008F4E87" w:rsidP="00B8688C">
      <w:pPr>
        <w:spacing w:after="120" w:line="360" w:lineRule="auto"/>
        <w:rPr>
          <w:rFonts w:ascii="Times New Roman" w:hAnsi="Times New Roman"/>
        </w:rPr>
      </w:pPr>
      <w:r w:rsidRPr="00DA6205">
        <w:rPr>
          <w:rFonts w:ascii="Times New Roman" w:hAnsi="Times New Roman"/>
        </w:rPr>
        <w:t xml:space="preserve">I declare that the work presented in this thesis </w:t>
      </w:r>
      <w:r w:rsidR="00674ACB">
        <w:rPr>
          <w:rFonts w:ascii="Times New Roman" w:hAnsi="Times New Roman"/>
        </w:rPr>
        <w:t xml:space="preserve">build on the initial concept </w:t>
      </w:r>
      <w:r w:rsidRPr="00DA6205">
        <w:rPr>
          <w:rFonts w:ascii="Times New Roman" w:hAnsi="Times New Roman"/>
        </w:rPr>
        <w:t xml:space="preserve">published in the following </w:t>
      </w:r>
      <w:r w:rsidR="00674ACB">
        <w:rPr>
          <w:rFonts w:ascii="Times New Roman" w:hAnsi="Times New Roman"/>
        </w:rPr>
        <w:t>preprint</w:t>
      </w:r>
      <w:r w:rsidRPr="00DA6205">
        <w:rPr>
          <w:rFonts w:ascii="Times New Roman" w:hAnsi="Times New Roman"/>
        </w:rPr>
        <w:t>:</w:t>
      </w:r>
    </w:p>
    <w:p w14:paraId="331E48F7" w14:textId="77777777" w:rsidR="00674ACB" w:rsidRPr="00674ACB" w:rsidRDefault="009A6737" w:rsidP="004120FF">
      <w:pPr>
        <w:pStyle w:val="ListParagraph"/>
        <w:numPr>
          <w:ilvl w:val="0"/>
          <w:numId w:val="1"/>
        </w:numPr>
        <w:spacing w:line="360" w:lineRule="auto"/>
        <w:ind w:left="714" w:hanging="357"/>
        <w:rPr>
          <w:rFonts w:ascii="Times New Roman" w:hAnsi="Times New Roman"/>
          <w:lang w:val="en-AU"/>
        </w:rPr>
      </w:pPr>
      <w:r>
        <w:rPr>
          <w:rFonts w:ascii="Times New Roman" w:hAnsi="Times New Roman"/>
        </w:rPr>
        <w:t>[5]</w:t>
      </w:r>
      <w:r w:rsidR="00D104B3" w:rsidRPr="00D104B3">
        <w:rPr>
          <w:rFonts w:ascii="Times New Roman" w:hAnsi="Times New Roman"/>
        </w:rPr>
        <w:t xml:space="preserve"> R. Hasan, S. Ghosh, P. Agrawal, Z. Cai, and T. Gedeon, "</w:t>
      </w:r>
      <w:proofErr w:type="spellStart"/>
      <w:r w:rsidR="00D104B3" w:rsidRPr="00D104B3">
        <w:rPr>
          <w:rFonts w:ascii="Times New Roman" w:hAnsi="Times New Roman"/>
        </w:rPr>
        <w:t>Pavlok</w:t>
      </w:r>
      <w:proofErr w:type="spellEnd"/>
      <w:r w:rsidR="00D104B3" w:rsidRPr="00D104B3">
        <w:rPr>
          <w:rFonts w:ascii="Times New Roman" w:hAnsi="Times New Roman"/>
        </w:rPr>
        <w:t xml:space="preserve"> Nudge: A Feedback Mechanism for Atomic Behaviour Modification," May 10, 2023.</w:t>
      </w:r>
      <w:r w:rsidR="00674ACB">
        <w:rPr>
          <w:rFonts w:ascii="Times New Roman" w:hAnsi="Times New Roman"/>
        </w:rPr>
        <w:t xml:space="preserve"> </w:t>
      </w:r>
      <w:proofErr w:type="spellStart"/>
      <w:r w:rsidR="00674ACB" w:rsidRPr="00674ACB">
        <w:rPr>
          <w:rFonts w:ascii="Times New Roman" w:hAnsi="Times New Roman"/>
          <w:i/>
          <w:iCs/>
          <w:lang w:val="en-AU"/>
        </w:rPr>
        <w:t>arXiv</w:t>
      </w:r>
      <w:proofErr w:type="spellEnd"/>
      <w:r w:rsidR="00674ACB" w:rsidRPr="00674ACB">
        <w:rPr>
          <w:rFonts w:ascii="Times New Roman" w:hAnsi="Times New Roman"/>
          <w:i/>
          <w:iCs/>
          <w:lang w:val="en-AU"/>
        </w:rPr>
        <w:t xml:space="preserve"> preprint arXiv:2305.06110</w:t>
      </w:r>
      <w:r w:rsidR="00674ACB" w:rsidRPr="00674ACB">
        <w:rPr>
          <w:rFonts w:ascii="Times New Roman" w:hAnsi="Times New Roman"/>
          <w:lang w:val="en-AU"/>
        </w:rPr>
        <w:t xml:space="preserve"> (2023).</w:t>
      </w:r>
    </w:p>
    <w:p w14:paraId="12794DF8" w14:textId="77777777" w:rsidR="008F4E87" w:rsidRPr="00DA6205" w:rsidRDefault="008F4E87" w:rsidP="00B8688C">
      <w:pPr>
        <w:spacing w:after="120" w:line="360" w:lineRule="auto"/>
        <w:rPr>
          <w:rFonts w:ascii="Times New Roman" w:hAnsi="Times New Roman"/>
        </w:rPr>
      </w:pPr>
      <w:r w:rsidRPr="00DA6205">
        <w:rPr>
          <w:rFonts w:ascii="Times New Roman" w:hAnsi="Times New Roman"/>
        </w:rPr>
        <w:t>I also acknowledge that parts of the progress report presented at the end of the first semester of this project have been used in the following chapters of this thesis, and the report has been properly referenced:</w:t>
      </w:r>
    </w:p>
    <w:p w14:paraId="1512DBA3" w14:textId="5B1840EB" w:rsidR="006406F9" w:rsidRPr="003871F0" w:rsidRDefault="00E32BBB" w:rsidP="003871F0">
      <w:pPr>
        <w:pStyle w:val="ListParagraph"/>
        <w:numPr>
          <w:ilvl w:val="0"/>
          <w:numId w:val="1"/>
        </w:numPr>
        <w:spacing w:after="120" w:line="360" w:lineRule="auto"/>
        <w:rPr>
          <w:rFonts w:ascii="Times New Roman" w:hAnsi="Times New Roman"/>
        </w:rPr>
      </w:pPr>
      <w:r>
        <w:rPr>
          <w:rFonts w:ascii="Times New Roman" w:hAnsi="Times New Roman"/>
        </w:rPr>
        <w:t>Chapter 1</w:t>
      </w:r>
      <w:r w:rsidR="003871F0">
        <w:rPr>
          <w:rFonts w:ascii="Times New Roman" w:hAnsi="Times New Roman"/>
        </w:rPr>
        <w:t xml:space="preserve"> </w:t>
      </w:r>
      <w:r w:rsidR="00AE25C4">
        <w:rPr>
          <w:rFonts w:ascii="Times New Roman" w:hAnsi="Times New Roman"/>
        </w:rPr>
        <w:t>(Introduction) and Chapter 2 (State of the Art): Conceptual grounding and literature justification adapted from [</w:t>
      </w:r>
      <w:r w:rsidR="009A6737">
        <w:rPr>
          <w:rFonts w:ascii="Times New Roman" w:hAnsi="Times New Roman"/>
        </w:rPr>
        <w:t>26</w:t>
      </w:r>
      <w:r w:rsidR="00AE25C4">
        <w:rPr>
          <w:rFonts w:ascii="Times New Roman" w:hAnsi="Times New Roman"/>
        </w:rPr>
        <w:t>, Section I-II].</w:t>
      </w:r>
    </w:p>
    <w:p w14:paraId="4F7870CE" w14:textId="1611D6BA" w:rsidR="006406F9" w:rsidRDefault="006406F9" w:rsidP="008F4E87">
      <w:pPr>
        <w:pStyle w:val="ListParagraph"/>
        <w:numPr>
          <w:ilvl w:val="0"/>
          <w:numId w:val="1"/>
        </w:numPr>
        <w:spacing w:after="120" w:line="360" w:lineRule="auto"/>
        <w:rPr>
          <w:rFonts w:ascii="Times New Roman" w:hAnsi="Times New Roman"/>
        </w:rPr>
      </w:pPr>
      <w:r>
        <w:rPr>
          <w:rFonts w:ascii="Times New Roman" w:hAnsi="Times New Roman"/>
        </w:rPr>
        <w:t>Chapter 3</w:t>
      </w:r>
      <w:r w:rsidR="003871F0">
        <w:rPr>
          <w:rFonts w:ascii="Times New Roman" w:hAnsi="Times New Roman"/>
        </w:rPr>
        <w:t xml:space="preserve"> (Detailed Methodology): Mathematical formulation of RMS decibel levels</w:t>
      </w:r>
      <w:r w:rsidR="005C48AB">
        <w:rPr>
          <w:rFonts w:ascii="Times New Roman" w:hAnsi="Times New Roman"/>
        </w:rPr>
        <w:t xml:space="preserve"> and low-frequency band analysis adapted from [</w:t>
      </w:r>
      <w:r w:rsidR="009A6737">
        <w:rPr>
          <w:rFonts w:ascii="Times New Roman" w:hAnsi="Times New Roman"/>
        </w:rPr>
        <w:t>26</w:t>
      </w:r>
      <w:r w:rsidR="005C48AB">
        <w:rPr>
          <w:rFonts w:ascii="Times New Roman" w:hAnsi="Times New Roman"/>
        </w:rPr>
        <w:t>, Section III]</w:t>
      </w:r>
      <w:r w:rsidR="001A276B">
        <w:rPr>
          <w:rFonts w:ascii="Times New Roman" w:hAnsi="Times New Roman"/>
        </w:rPr>
        <w:t>.</w:t>
      </w:r>
    </w:p>
    <w:p w14:paraId="09EAC23E" w14:textId="7FF963E9" w:rsidR="006406F9" w:rsidRPr="001A276B" w:rsidRDefault="006406F9" w:rsidP="001A276B">
      <w:pPr>
        <w:pStyle w:val="ListParagraph"/>
        <w:numPr>
          <w:ilvl w:val="0"/>
          <w:numId w:val="1"/>
        </w:numPr>
        <w:spacing w:after="120" w:line="360" w:lineRule="auto"/>
        <w:rPr>
          <w:rFonts w:ascii="Times New Roman" w:hAnsi="Times New Roman"/>
        </w:rPr>
      </w:pPr>
      <w:r>
        <w:rPr>
          <w:rFonts w:ascii="Times New Roman" w:hAnsi="Times New Roman"/>
        </w:rPr>
        <w:t>Chapter 4</w:t>
      </w:r>
      <w:r w:rsidR="0093488D">
        <w:rPr>
          <w:rFonts w:ascii="Times New Roman" w:hAnsi="Times New Roman"/>
        </w:rPr>
        <w:t xml:space="preserve"> (Development of </w:t>
      </w:r>
      <w:proofErr w:type="spellStart"/>
      <w:r w:rsidR="0093488D">
        <w:rPr>
          <w:rFonts w:ascii="Times New Roman" w:hAnsi="Times New Roman"/>
        </w:rPr>
        <w:t>Pavlok</w:t>
      </w:r>
      <w:proofErr w:type="spellEnd"/>
      <w:r w:rsidR="0093488D">
        <w:rPr>
          <w:rFonts w:ascii="Times New Roman" w:hAnsi="Times New Roman"/>
        </w:rPr>
        <w:t xml:space="preserve"> Nudge): </w:t>
      </w:r>
      <w:r w:rsidR="001A276B">
        <w:rPr>
          <w:rFonts w:ascii="Times New Roman" w:hAnsi="Times New Roman"/>
        </w:rPr>
        <w:t>Android proof-of-concept architecture, API integration and CSV logging pipeline adapted from [</w:t>
      </w:r>
      <w:r w:rsidR="009A6737">
        <w:rPr>
          <w:rFonts w:ascii="Times New Roman" w:hAnsi="Times New Roman"/>
        </w:rPr>
        <w:t>26</w:t>
      </w:r>
      <w:r w:rsidR="001A276B">
        <w:rPr>
          <w:rFonts w:ascii="Times New Roman" w:hAnsi="Times New Roman"/>
        </w:rPr>
        <w:t>, Section IV].</w:t>
      </w:r>
    </w:p>
    <w:p w14:paraId="38490635" w14:textId="19046317" w:rsidR="006406F9" w:rsidRPr="00DA6205" w:rsidRDefault="006406F9" w:rsidP="008F4E87">
      <w:pPr>
        <w:pStyle w:val="ListParagraph"/>
        <w:numPr>
          <w:ilvl w:val="0"/>
          <w:numId w:val="1"/>
        </w:numPr>
        <w:spacing w:after="120" w:line="360" w:lineRule="auto"/>
        <w:rPr>
          <w:rFonts w:ascii="Times New Roman" w:hAnsi="Times New Roman"/>
        </w:rPr>
      </w:pPr>
      <w:r>
        <w:rPr>
          <w:rFonts w:ascii="Times New Roman" w:hAnsi="Times New Roman"/>
        </w:rPr>
        <w:t>Chapter 6</w:t>
      </w:r>
      <w:r w:rsidR="001A276B">
        <w:rPr>
          <w:rFonts w:ascii="Times New Roman" w:hAnsi="Times New Roman"/>
        </w:rPr>
        <w:t xml:space="preserve"> (Sustainability Considerations): Environmental, social and economic sustainability frameworks adapted from [</w:t>
      </w:r>
      <w:r w:rsidR="009A6737">
        <w:rPr>
          <w:rFonts w:ascii="Times New Roman" w:hAnsi="Times New Roman"/>
        </w:rPr>
        <w:t>26</w:t>
      </w:r>
      <w:r w:rsidR="001A276B">
        <w:rPr>
          <w:rFonts w:ascii="Times New Roman" w:hAnsi="Times New Roman"/>
        </w:rPr>
        <w:t>, Section V].</w:t>
      </w:r>
    </w:p>
    <w:p w14:paraId="6740D865" w14:textId="77777777" w:rsidR="00B8688C" w:rsidRPr="00DA6205" w:rsidRDefault="00B8688C" w:rsidP="00EE0C27">
      <w:pPr>
        <w:pStyle w:val="Heading1"/>
        <w:rPr>
          <w:rFonts w:ascii="Times New Roman" w:hAnsi="Times New Roman" w:cs="Times New Roman"/>
        </w:rPr>
      </w:pPr>
      <w:r w:rsidRPr="00DA6205">
        <w:rPr>
          <w:rFonts w:ascii="Times New Roman" w:hAnsi="Times New Roman" w:cs="Times New Roman"/>
        </w:rPr>
        <w:br w:type="page"/>
      </w:r>
      <w:bookmarkStart w:id="7" w:name="_Toc337553620"/>
      <w:bookmarkStart w:id="8" w:name="_Toc243847577"/>
      <w:r w:rsidRPr="00DA6205">
        <w:rPr>
          <w:rFonts w:ascii="Times New Roman" w:hAnsi="Times New Roman" w:cs="Times New Roman"/>
        </w:rPr>
        <w:lastRenderedPageBreak/>
        <w:t>Acknowledgements</w:t>
      </w:r>
      <w:bookmarkEnd w:id="7"/>
      <w:bookmarkEnd w:id="8"/>
    </w:p>
    <w:p w14:paraId="3DBA92F4" w14:textId="77777777" w:rsidR="00B8688C" w:rsidRPr="00DA6205" w:rsidRDefault="00B8688C" w:rsidP="00B8688C">
      <w:pPr>
        <w:rPr>
          <w:rFonts w:ascii="Times New Roman" w:hAnsi="Times New Roman"/>
        </w:rPr>
      </w:pPr>
    </w:p>
    <w:p w14:paraId="39A46293" w14:textId="56E24FF0" w:rsidR="00411B94" w:rsidRPr="00DA6205" w:rsidRDefault="008C041D">
      <w:pPr>
        <w:rPr>
          <w:rFonts w:ascii="Times New Roman" w:hAnsi="Times New Roman"/>
        </w:rPr>
      </w:pPr>
      <w:r w:rsidRPr="00DA6205">
        <w:rPr>
          <w:rFonts w:ascii="Times New Roman" w:hAnsi="Times New Roman"/>
        </w:rPr>
        <w:t xml:space="preserve">This academic year has been both a challenge and joy. Although challenging, this Engineering Research Project has proved fruitful, allowing me to gain new knowledge through research and development of the </w:t>
      </w:r>
      <w:proofErr w:type="spellStart"/>
      <w:r w:rsidRPr="00DA6205">
        <w:rPr>
          <w:rFonts w:ascii="Times New Roman" w:hAnsi="Times New Roman"/>
        </w:rPr>
        <w:t>Pavlok</w:t>
      </w:r>
      <w:proofErr w:type="spellEnd"/>
      <w:r w:rsidRPr="00DA6205">
        <w:rPr>
          <w:rFonts w:ascii="Times New Roman" w:hAnsi="Times New Roman"/>
        </w:rPr>
        <w:t xml:space="preserve"> Nudge.</w:t>
      </w:r>
    </w:p>
    <w:p w14:paraId="789EE908" w14:textId="77777777" w:rsidR="008C041D" w:rsidRPr="00DA6205" w:rsidRDefault="008C041D">
      <w:pPr>
        <w:rPr>
          <w:rFonts w:ascii="Times New Roman" w:hAnsi="Times New Roman"/>
        </w:rPr>
      </w:pPr>
    </w:p>
    <w:p w14:paraId="64E98622" w14:textId="50C1241F" w:rsidR="008C041D" w:rsidRPr="00DA6205" w:rsidRDefault="008C041D">
      <w:pPr>
        <w:rPr>
          <w:rFonts w:ascii="Times New Roman" w:hAnsi="Times New Roman"/>
        </w:rPr>
      </w:pPr>
      <w:r w:rsidRPr="00DA6205">
        <w:rPr>
          <w:rFonts w:ascii="Times New Roman" w:hAnsi="Times New Roman"/>
        </w:rPr>
        <w:t>I would like to acknowledge and express my gratitude to Professor Tom Gedeon, Project Supervisor, for his supervision and valuable guidance</w:t>
      </w:r>
      <w:r w:rsidR="00883BBE" w:rsidRPr="00DA6205">
        <w:rPr>
          <w:rFonts w:ascii="Times New Roman" w:hAnsi="Times New Roman"/>
        </w:rPr>
        <w:t xml:space="preserve"> for this project. His expertise and mentorship during my project ha</w:t>
      </w:r>
      <w:r w:rsidR="00510D8C" w:rsidRPr="00DA6205">
        <w:rPr>
          <w:rFonts w:ascii="Times New Roman" w:hAnsi="Times New Roman"/>
        </w:rPr>
        <w:t xml:space="preserve">ve </w:t>
      </w:r>
      <w:r w:rsidR="00883BBE" w:rsidRPr="00DA6205">
        <w:rPr>
          <w:rFonts w:ascii="Times New Roman" w:hAnsi="Times New Roman"/>
        </w:rPr>
        <w:t xml:space="preserve">been beneficial in grounding my research and endeavours in furthering the </w:t>
      </w:r>
      <w:proofErr w:type="spellStart"/>
      <w:r w:rsidR="00883BBE" w:rsidRPr="00DA6205">
        <w:rPr>
          <w:rFonts w:ascii="Times New Roman" w:hAnsi="Times New Roman"/>
        </w:rPr>
        <w:t>Pavlok</w:t>
      </w:r>
      <w:proofErr w:type="spellEnd"/>
      <w:r w:rsidR="00883BBE" w:rsidRPr="00DA6205">
        <w:rPr>
          <w:rFonts w:ascii="Times New Roman" w:hAnsi="Times New Roman"/>
        </w:rPr>
        <w:t xml:space="preserve"> Nudge.</w:t>
      </w:r>
      <w:r w:rsidR="00E928CD" w:rsidRPr="00DA6205">
        <w:rPr>
          <w:rFonts w:ascii="Times New Roman" w:hAnsi="Times New Roman"/>
        </w:rPr>
        <w:t xml:space="preserve"> I am deeply fortunate to have him as my supervisor and appreciate all his advice and feedback during our meetings that he has provided me</w:t>
      </w:r>
      <w:r w:rsidR="004B2D85" w:rsidRPr="00DA6205">
        <w:rPr>
          <w:rFonts w:ascii="Times New Roman" w:hAnsi="Times New Roman"/>
        </w:rPr>
        <w:t xml:space="preserve"> during this project.</w:t>
      </w:r>
    </w:p>
    <w:p w14:paraId="76618C6D" w14:textId="77777777" w:rsidR="004B2D85" w:rsidRPr="00DA6205" w:rsidRDefault="004B2D85">
      <w:pPr>
        <w:rPr>
          <w:rFonts w:ascii="Times New Roman" w:hAnsi="Times New Roman"/>
        </w:rPr>
      </w:pPr>
    </w:p>
    <w:p w14:paraId="3B670B95" w14:textId="48AFAB30" w:rsidR="004B2D85" w:rsidRPr="00DA6205" w:rsidRDefault="004B2D85">
      <w:pPr>
        <w:rPr>
          <w:rFonts w:ascii="Times New Roman" w:hAnsi="Times New Roman"/>
        </w:rPr>
      </w:pPr>
      <w:r w:rsidRPr="00DA6205">
        <w:rPr>
          <w:rFonts w:ascii="Times New Roman" w:hAnsi="Times New Roman"/>
        </w:rPr>
        <w:t xml:space="preserve">Similarly, I would like to extend my gratitude to </w:t>
      </w:r>
      <w:r w:rsidR="00674ACB">
        <w:rPr>
          <w:rFonts w:ascii="Times New Roman" w:hAnsi="Times New Roman"/>
        </w:rPr>
        <w:t>Dr</w:t>
      </w:r>
      <w:r w:rsidR="00674ACB" w:rsidRPr="00DA6205">
        <w:rPr>
          <w:rFonts w:ascii="Times New Roman" w:hAnsi="Times New Roman"/>
        </w:rPr>
        <w:t xml:space="preserve"> </w:t>
      </w:r>
      <w:r w:rsidRPr="00DA6205">
        <w:rPr>
          <w:rFonts w:ascii="Times New Roman" w:hAnsi="Times New Roman"/>
        </w:rPr>
        <w:t>Rakib Hasan, Project Co-supervisor</w:t>
      </w:r>
      <w:r w:rsidR="002066D1" w:rsidRPr="00DA6205">
        <w:rPr>
          <w:rFonts w:ascii="Times New Roman" w:hAnsi="Times New Roman"/>
        </w:rPr>
        <w:t xml:space="preserve">, for his counsel during this Engineering Research Project. He has been patient and </w:t>
      </w:r>
      <w:r w:rsidR="00510D8C" w:rsidRPr="00DA6205">
        <w:rPr>
          <w:rFonts w:ascii="Times New Roman" w:hAnsi="Times New Roman"/>
        </w:rPr>
        <w:t xml:space="preserve">in helping me with the technical aspects of this project, taking the time to explain to me the various concepts and learnings related to </w:t>
      </w:r>
      <w:proofErr w:type="spellStart"/>
      <w:r w:rsidR="00510D8C" w:rsidRPr="00DA6205">
        <w:rPr>
          <w:rFonts w:ascii="Times New Roman" w:hAnsi="Times New Roman"/>
        </w:rPr>
        <w:t>Pavlok</w:t>
      </w:r>
      <w:proofErr w:type="spellEnd"/>
      <w:r w:rsidR="00510D8C" w:rsidRPr="00DA6205">
        <w:rPr>
          <w:rFonts w:ascii="Times New Roman" w:hAnsi="Times New Roman"/>
        </w:rPr>
        <w:t xml:space="preserve"> Nudge.</w:t>
      </w:r>
    </w:p>
    <w:p w14:paraId="516E2187" w14:textId="77777777" w:rsidR="00510D8C" w:rsidRPr="00DA6205" w:rsidRDefault="00510D8C">
      <w:pPr>
        <w:rPr>
          <w:rFonts w:ascii="Times New Roman" w:hAnsi="Times New Roman"/>
        </w:rPr>
      </w:pPr>
    </w:p>
    <w:p w14:paraId="3E7E0010" w14:textId="793D9C57" w:rsidR="00510D8C" w:rsidRPr="00DA6205" w:rsidRDefault="00510D8C">
      <w:pPr>
        <w:rPr>
          <w:rFonts w:ascii="Times New Roman" w:hAnsi="Times New Roman"/>
        </w:rPr>
      </w:pPr>
      <w:r w:rsidRPr="00DA6205">
        <w:rPr>
          <w:rFonts w:ascii="Times New Roman" w:hAnsi="Times New Roman"/>
        </w:rPr>
        <w:t>I have enjoyed this Engineering Research Project, being able to work on something exciting.</w:t>
      </w:r>
    </w:p>
    <w:p w14:paraId="67CF17F7" w14:textId="0ED74409" w:rsidR="00510D8C" w:rsidRPr="00DA6205" w:rsidRDefault="00510D8C">
      <w:pPr>
        <w:rPr>
          <w:rFonts w:ascii="Times New Roman" w:hAnsi="Times New Roman"/>
        </w:rPr>
      </w:pPr>
      <w:r w:rsidRPr="00DA6205">
        <w:rPr>
          <w:rFonts w:ascii="Times New Roman" w:hAnsi="Times New Roman"/>
        </w:rPr>
        <w:br w:type="page"/>
      </w:r>
    </w:p>
    <w:sdt>
      <w:sdtPr>
        <w:rPr>
          <w:rFonts w:ascii="Garamond" w:eastAsia="Times" w:hAnsi="Garamond" w:cs="Times New Roman"/>
          <w:color w:val="auto"/>
          <w:sz w:val="24"/>
          <w:szCs w:val="20"/>
          <w:lang w:val="en-GB" w:eastAsia="en-AU"/>
        </w:rPr>
        <w:id w:val="-250285112"/>
        <w:docPartObj>
          <w:docPartGallery w:val="Table of Contents"/>
          <w:docPartUnique/>
        </w:docPartObj>
      </w:sdtPr>
      <w:sdtEndPr>
        <w:rPr>
          <w:b/>
          <w:bCs/>
          <w:noProof/>
        </w:rPr>
      </w:sdtEndPr>
      <w:sdtContent>
        <w:p w14:paraId="7D8DD7FD" w14:textId="77777777" w:rsidR="001C2F19" w:rsidRDefault="00DB48DD" w:rsidP="00802BFD">
          <w:pPr>
            <w:pStyle w:val="TOCHeading"/>
            <w:rPr>
              <w:noProof/>
            </w:rPr>
          </w:pPr>
          <w:r>
            <w:t>Table of Contents</w:t>
          </w:r>
          <w:r>
            <w:fldChar w:fldCharType="begin"/>
          </w:r>
          <w:r>
            <w:instrText xml:space="preserve"> TOC \o "1-3" \h \z \u </w:instrText>
          </w:r>
          <w:r>
            <w:fldChar w:fldCharType="separate"/>
          </w:r>
        </w:p>
        <w:p w14:paraId="4250853E" w14:textId="4A7F7F35" w:rsidR="001C2F19" w:rsidRDefault="001C2F19" w:rsidP="001C2F19">
          <w:pPr>
            <w:pStyle w:val="TOC2"/>
            <w:rPr>
              <w:rFonts w:asciiTheme="minorHAnsi" w:eastAsiaTheme="minorEastAsia" w:hAnsiTheme="minorHAnsi" w:cstheme="minorBidi"/>
              <w:noProof/>
              <w:kern w:val="2"/>
              <w:szCs w:val="24"/>
              <w:lang w:val="en-SG" w:eastAsia="zh-CN"/>
              <w14:ligatures w14:val="standardContextual"/>
            </w:rPr>
          </w:pPr>
          <w:hyperlink w:anchor="_Toc243847575" w:history="1">
            <w:r w:rsidRPr="00DD36B9">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_Toc243847575 \h </w:instrText>
            </w:r>
            <w:r>
              <w:rPr>
                <w:noProof/>
                <w:webHidden/>
              </w:rPr>
            </w:r>
            <w:r>
              <w:rPr>
                <w:noProof/>
                <w:webHidden/>
              </w:rPr>
              <w:fldChar w:fldCharType="separate"/>
            </w:r>
            <w:r>
              <w:rPr>
                <w:noProof/>
                <w:webHidden/>
              </w:rPr>
              <w:t>I</w:t>
            </w:r>
            <w:r>
              <w:rPr>
                <w:noProof/>
                <w:webHidden/>
              </w:rPr>
              <w:fldChar w:fldCharType="end"/>
            </w:r>
          </w:hyperlink>
        </w:p>
        <w:p w14:paraId="261474B1" w14:textId="0BDD41A2" w:rsidR="001C2F19" w:rsidRDefault="001C2F19">
          <w:pPr>
            <w:pStyle w:val="TOC1"/>
            <w:tabs>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76" w:history="1">
            <w:r w:rsidRPr="00DD36B9">
              <w:rPr>
                <w:rStyle w:val="Hyperlink"/>
                <w:rFonts w:ascii="Times New Roman" w:hAnsi="Times New Roman"/>
                <w:noProof/>
              </w:rPr>
              <w:t>Declaration of published work</w:t>
            </w:r>
            <w:r>
              <w:rPr>
                <w:noProof/>
                <w:webHidden/>
              </w:rPr>
              <w:tab/>
            </w:r>
            <w:r>
              <w:rPr>
                <w:noProof/>
                <w:webHidden/>
              </w:rPr>
              <w:fldChar w:fldCharType="begin"/>
            </w:r>
            <w:r>
              <w:rPr>
                <w:noProof/>
                <w:webHidden/>
              </w:rPr>
              <w:instrText xml:space="preserve"> PAGEREF _Toc243847576 \h </w:instrText>
            </w:r>
            <w:r>
              <w:rPr>
                <w:noProof/>
                <w:webHidden/>
              </w:rPr>
            </w:r>
            <w:r>
              <w:rPr>
                <w:noProof/>
                <w:webHidden/>
              </w:rPr>
              <w:fldChar w:fldCharType="separate"/>
            </w:r>
            <w:r>
              <w:rPr>
                <w:noProof/>
                <w:webHidden/>
              </w:rPr>
              <w:t>III</w:t>
            </w:r>
            <w:r>
              <w:rPr>
                <w:noProof/>
                <w:webHidden/>
              </w:rPr>
              <w:fldChar w:fldCharType="end"/>
            </w:r>
          </w:hyperlink>
        </w:p>
        <w:p w14:paraId="79CD639E" w14:textId="1FEE6572" w:rsidR="001C2F19" w:rsidRDefault="001C2F19">
          <w:pPr>
            <w:pStyle w:val="TOC1"/>
            <w:tabs>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77" w:history="1">
            <w:r w:rsidRPr="00DD36B9">
              <w:rPr>
                <w:rStyle w:val="Hyperlink"/>
                <w:rFonts w:ascii="Times New Roman" w:hAnsi="Times New Roman"/>
                <w:noProof/>
              </w:rPr>
              <w:t>Acknowledgements</w:t>
            </w:r>
            <w:r>
              <w:rPr>
                <w:noProof/>
                <w:webHidden/>
              </w:rPr>
              <w:tab/>
            </w:r>
            <w:r>
              <w:rPr>
                <w:noProof/>
                <w:webHidden/>
              </w:rPr>
              <w:fldChar w:fldCharType="begin"/>
            </w:r>
            <w:r>
              <w:rPr>
                <w:noProof/>
                <w:webHidden/>
              </w:rPr>
              <w:instrText xml:space="preserve"> PAGEREF _Toc243847577 \h </w:instrText>
            </w:r>
            <w:r>
              <w:rPr>
                <w:noProof/>
                <w:webHidden/>
              </w:rPr>
            </w:r>
            <w:r>
              <w:rPr>
                <w:noProof/>
                <w:webHidden/>
              </w:rPr>
              <w:fldChar w:fldCharType="separate"/>
            </w:r>
            <w:r>
              <w:rPr>
                <w:noProof/>
                <w:webHidden/>
              </w:rPr>
              <w:t>IV</w:t>
            </w:r>
            <w:r>
              <w:rPr>
                <w:noProof/>
                <w:webHidden/>
              </w:rPr>
              <w:fldChar w:fldCharType="end"/>
            </w:r>
          </w:hyperlink>
        </w:p>
        <w:p w14:paraId="5773A2E0" w14:textId="500CDEE0" w:rsidR="001C2F19" w:rsidRDefault="001C2F19">
          <w:pPr>
            <w:pStyle w:val="TOC1"/>
            <w:tabs>
              <w:tab w:val="left" w:pos="440"/>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78" w:history="1">
            <w:r w:rsidRPr="00DD36B9">
              <w:rPr>
                <w:rStyle w:val="Hyperlink"/>
                <w:rFonts w:ascii="Times New Roman" w:hAnsi="Times New Roman"/>
                <w:noProof/>
              </w:rPr>
              <w:t>1.</w:t>
            </w:r>
            <w:r>
              <w:rPr>
                <w:rFonts w:asciiTheme="minorHAnsi" w:eastAsiaTheme="minorEastAsia" w:hAnsiTheme="minorHAnsi" w:cstheme="minorBidi"/>
                <w:noProof/>
                <w:kern w:val="2"/>
                <w:szCs w:val="24"/>
                <w:lang w:val="en-SG" w:eastAsia="zh-CN"/>
                <w14:ligatures w14:val="standardContextual"/>
              </w:rPr>
              <w:tab/>
            </w:r>
            <w:r w:rsidRPr="00DD36B9">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_Toc243847578 \h </w:instrText>
            </w:r>
            <w:r>
              <w:rPr>
                <w:noProof/>
                <w:webHidden/>
              </w:rPr>
            </w:r>
            <w:r>
              <w:rPr>
                <w:noProof/>
                <w:webHidden/>
              </w:rPr>
              <w:fldChar w:fldCharType="separate"/>
            </w:r>
            <w:r>
              <w:rPr>
                <w:noProof/>
                <w:webHidden/>
              </w:rPr>
              <w:t>1</w:t>
            </w:r>
            <w:r>
              <w:rPr>
                <w:noProof/>
                <w:webHidden/>
              </w:rPr>
              <w:fldChar w:fldCharType="end"/>
            </w:r>
          </w:hyperlink>
        </w:p>
        <w:p w14:paraId="0A3C5C98" w14:textId="5DD0DA40" w:rsidR="001C2F19" w:rsidRDefault="001C2F19">
          <w:pPr>
            <w:pStyle w:val="TOC1"/>
            <w:tabs>
              <w:tab w:val="left" w:pos="440"/>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79" w:history="1">
            <w:r w:rsidRPr="00DD36B9">
              <w:rPr>
                <w:rStyle w:val="Hyperlink"/>
                <w:rFonts w:ascii="Times New Roman" w:hAnsi="Times New Roman"/>
                <w:noProof/>
              </w:rPr>
              <w:t>2.</w:t>
            </w:r>
            <w:r>
              <w:rPr>
                <w:rFonts w:asciiTheme="minorHAnsi" w:eastAsiaTheme="minorEastAsia" w:hAnsiTheme="minorHAnsi" w:cstheme="minorBidi"/>
                <w:noProof/>
                <w:kern w:val="2"/>
                <w:szCs w:val="24"/>
                <w:lang w:val="en-SG" w:eastAsia="zh-CN"/>
                <w14:ligatures w14:val="standardContextual"/>
              </w:rPr>
              <w:tab/>
            </w:r>
            <w:r w:rsidRPr="00DD36B9">
              <w:rPr>
                <w:rStyle w:val="Hyperlink"/>
                <w:rFonts w:ascii="Times New Roman" w:hAnsi="Times New Roman"/>
                <w:noProof/>
              </w:rPr>
              <w:t>State of the Art</w:t>
            </w:r>
            <w:r>
              <w:rPr>
                <w:noProof/>
                <w:webHidden/>
              </w:rPr>
              <w:tab/>
            </w:r>
            <w:r>
              <w:rPr>
                <w:noProof/>
                <w:webHidden/>
              </w:rPr>
              <w:fldChar w:fldCharType="begin"/>
            </w:r>
            <w:r>
              <w:rPr>
                <w:noProof/>
                <w:webHidden/>
              </w:rPr>
              <w:instrText xml:space="preserve"> PAGEREF _Toc243847579 \h </w:instrText>
            </w:r>
            <w:r>
              <w:rPr>
                <w:noProof/>
                <w:webHidden/>
              </w:rPr>
            </w:r>
            <w:r>
              <w:rPr>
                <w:noProof/>
                <w:webHidden/>
              </w:rPr>
              <w:fldChar w:fldCharType="separate"/>
            </w:r>
            <w:r>
              <w:rPr>
                <w:noProof/>
                <w:webHidden/>
              </w:rPr>
              <w:t>2</w:t>
            </w:r>
            <w:r>
              <w:rPr>
                <w:noProof/>
                <w:webHidden/>
              </w:rPr>
              <w:fldChar w:fldCharType="end"/>
            </w:r>
          </w:hyperlink>
        </w:p>
        <w:p w14:paraId="48B8F84D" w14:textId="494BDF9C" w:rsidR="001C2F19" w:rsidRDefault="001C2F19">
          <w:pPr>
            <w:pStyle w:val="TOC1"/>
            <w:tabs>
              <w:tab w:val="left" w:pos="440"/>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80" w:history="1">
            <w:r w:rsidRPr="00DD36B9">
              <w:rPr>
                <w:rStyle w:val="Hyperlink"/>
                <w:rFonts w:ascii="Times New Roman" w:hAnsi="Times New Roman"/>
                <w:noProof/>
              </w:rPr>
              <w:t>3.</w:t>
            </w:r>
            <w:r>
              <w:rPr>
                <w:rFonts w:asciiTheme="minorHAnsi" w:eastAsiaTheme="minorEastAsia" w:hAnsiTheme="minorHAnsi" w:cstheme="minorBidi"/>
                <w:noProof/>
                <w:kern w:val="2"/>
                <w:szCs w:val="24"/>
                <w:lang w:val="en-SG" w:eastAsia="zh-CN"/>
                <w14:ligatures w14:val="standardContextual"/>
              </w:rPr>
              <w:tab/>
            </w:r>
            <w:r w:rsidRPr="00DD36B9">
              <w:rPr>
                <w:rStyle w:val="Hyperlink"/>
                <w:rFonts w:ascii="Times New Roman" w:hAnsi="Times New Roman"/>
                <w:noProof/>
              </w:rPr>
              <w:t>Detailed Methodology</w:t>
            </w:r>
            <w:r>
              <w:rPr>
                <w:noProof/>
                <w:webHidden/>
              </w:rPr>
              <w:tab/>
            </w:r>
            <w:r>
              <w:rPr>
                <w:noProof/>
                <w:webHidden/>
              </w:rPr>
              <w:fldChar w:fldCharType="begin"/>
            </w:r>
            <w:r>
              <w:rPr>
                <w:noProof/>
                <w:webHidden/>
              </w:rPr>
              <w:instrText xml:space="preserve"> PAGEREF _Toc243847580 \h </w:instrText>
            </w:r>
            <w:r>
              <w:rPr>
                <w:noProof/>
                <w:webHidden/>
              </w:rPr>
            </w:r>
            <w:r>
              <w:rPr>
                <w:noProof/>
                <w:webHidden/>
              </w:rPr>
              <w:fldChar w:fldCharType="separate"/>
            </w:r>
            <w:r>
              <w:rPr>
                <w:noProof/>
                <w:webHidden/>
              </w:rPr>
              <w:t>5</w:t>
            </w:r>
            <w:r>
              <w:rPr>
                <w:noProof/>
                <w:webHidden/>
              </w:rPr>
              <w:fldChar w:fldCharType="end"/>
            </w:r>
          </w:hyperlink>
        </w:p>
        <w:p w14:paraId="7B1A8DF1" w14:textId="4A56CE09" w:rsidR="001C2F19" w:rsidRDefault="001C2F19">
          <w:pPr>
            <w:pStyle w:val="TOC1"/>
            <w:tabs>
              <w:tab w:val="left" w:pos="440"/>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81" w:history="1">
            <w:r w:rsidRPr="00DD36B9">
              <w:rPr>
                <w:rStyle w:val="Hyperlink"/>
                <w:rFonts w:ascii="Times New Roman" w:hAnsi="Times New Roman"/>
                <w:noProof/>
              </w:rPr>
              <w:t>4.</w:t>
            </w:r>
            <w:r>
              <w:rPr>
                <w:rFonts w:asciiTheme="minorHAnsi" w:eastAsiaTheme="minorEastAsia" w:hAnsiTheme="minorHAnsi" w:cstheme="minorBidi"/>
                <w:noProof/>
                <w:kern w:val="2"/>
                <w:szCs w:val="24"/>
                <w:lang w:val="en-SG" w:eastAsia="zh-CN"/>
                <w14:ligatures w14:val="standardContextual"/>
              </w:rPr>
              <w:tab/>
            </w:r>
            <w:r w:rsidRPr="00DD36B9">
              <w:rPr>
                <w:rStyle w:val="Hyperlink"/>
                <w:rFonts w:ascii="Times New Roman" w:hAnsi="Times New Roman"/>
                <w:noProof/>
              </w:rPr>
              <w:t>Development of Pavlok Nudge</w:t>
            </w:r>
            <w:r>
              <w:rPr>
                <w:noProof/>
                <w:webHidden/>
              </w:rPr>
              <w:tab/>
            </w:r>
            <w:r>
              <w:rPr>
                <w:noProof/>
                <w:webHidden/>
              </w:rPr>
              <w:fldChar w:fldCharType="begin"/>
            </w:r>
            <w:r>
              <w:rPr>
                <w:noProof/>
                <w:webHidden/>
              </w:rPr>
              <w:instrText xml:space="preserve"> PAGEREF _Toc243847581 \h </w:instrText>
            </w:r>
            <w:r>
              <w:rPr>
                <w:noProof/>
                <w:webHidden/>
              </w:rPr>
            </w:r>
            <w:r>
              <w:rPr>
                <w:noProof/>
                <w:webHidden/>
              </w:rPr>
              <w:fldChar w:fldCharType="separate"/>
            </w:r>
            <w:r>
              <w:rPr>
                <w:noProof/>
                <w:webHidden/>
              </w:rPr>
              <w:t>9</w:t>
            </w:r>
            <w:r>
              <w:rPr>
                <w:noProof/>
                <w:webHidden/>
              </w:rPr>
              <w:fldChar w:fldCharType="end"/>
            </w:r>
          </w:hyperlink>
        </w:p>
        <w:p w14:paraId="44C44CF0" w14:textId="32063D77" w:rsidR="001C2F19" w:rsidRDefault="001C2F19">
          <w:pPr>
            <w:pStyle w:val="TOC1"/>
            <w:tabs>
              <w:tab w:val="left" w:pos="440"/>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82" w:history="1">
            <w:r w:rsidRPr="00DD36B9">
              <w:rPr>
                <w:rStyle w:val="Hyperlink"/>
                <w:rFonts w:ascii="Times New Roman" w:hAnsi="Times New Roman"/>
                <w:noProof/>
              </w:rPr>
              <w:t>5.</w:t>
            </w:r>
            <w:r>
              <w:rPr>
                <w:rFonts w:asciiTheme="minorHAnsi" w:eastAsiaTheme="minorEastAsia" w:hAnsiTheme="minorHAnsi" w:cstheme="minorBidi"/>
                <w:noProof/>
                <w:kern w:val="2"/>
                <w:szCs w:val="24"/>
                <w:lang w:val="en-SG" w:eastAsia="zh-CN"/>
                <w14:ligatures w14:val="standardContextual"/>
              </w:rPr>
              <w:tab/>
            </w:r>
            <w:r w:rsidRPr="00DD36B9">
              <w:rPr>
                <w:rStyle w:val="Hyperlink"/>
                <w:rFonts w:ascii="Times New Roman" w:hAnsi="Times New Roman"/>
                <w:noProof/>
              </w:rPr>
              <w:t>Results and Validation</w:t>
            </w:r>
            <w:r>
              <w:rPr>
                <w:noProof/>
                <w:webHidden/>
              </w:rPr>
              <w:tab/>
            </w:r>
            <w:r>
              <w:rPr>
                <w:noProof/>
                <w:webHidden/>
              </w:rPr>
              <w:fldChar w:fldCharType="begin"/>
            </w:r>
            <w:r>
              <w:rPr>
                <w:noProof/>
                <w:webHidden/>
              </w:rPr>
              <w:instrText xml:space="preserve"> PAGEREF _Toc243847582 \h </w:instrText>
            </w:r>
            <w:r>
              <w:rPr>
                <w:noProof/>
                <w:webHidden/>
              </w:rPr>
            </w:r>
            <w:r>
              <w:rPr>
                <w:noProof/>
                <w:webHidden/>
              </w:rPr>
              <w:fldChar w:fldCharType="separate"/>
            </w:r>
            <w:r>
              <w:rPr>
                <w:noProof/>
                <w:webHidden/>
              </w:rPr>
              <w:t>18</w:t>
            </w:r>
            <w:r>
              <w:rPr>
                <w:noProof/>
                <w:webHidden/>
              </w:rPr>
              <w:fldChar w:fldCharType="end"/>
            </w:r>
          </w:hyperlink>
        </w:p>
        <w:p w14:paraId="39C86CBA" w14:textId="65779ABB" w:rsidR="001C2F19" w:rsidRDefault="001C2F19">
          <w:pPr>
            <w:pStyle w:val="TOC1"/>
            <w:tabs>
              <w:tab w:val="left" w:pos="440"/>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83" w:history="1">
            <w:r w:rsidRPr="00DD36B9">
              <w:rPr>
                <w:rStyle w:val="Hyperlink"/>
                <w:rFonts w:ascii="Times New Roman" w:hAnsi="Times New Roman"/>
                <w:noProof/>
              </w:rPr>
              <w:t>6.</w:t>
            </w:r>
            <w:r>
              <w:rPr>
                <w:rFonts w:asciiTheme="minorHAnsi" w:eastAsiaTheme="minorEastAsia" w:hAnsiTheme="minorHAnsi" w:cstheme="minorBidi"/>
                <w:noProof/>
                <w:kern w:val="2"/>
                <w:szCs w:val="24"/>
                <w:lang w:val="en-SG" w:eastAsia="zh-CN"/>
                <w14:ligatures w14:val="standardContextual"/>
              </w:rPr>
              <w:tab/>
            </w:r>
            <w:r w:rsidRPr="00DD36B9">
              <w:rPr>
                <w:rStyle w:val="Hyperlink"/>
                <w:rFonts w:ascii="Times New Roman" w:hAnsi="Times New Roman"/>
                <w:noProof/>
              </w:rPr>
              <w:t>Sustainability Considerations</w:t>
            </w:r>
            <w:r>
              <w:rPr>
                <w:noProof/>
                <w:webHidden/>
              </w:rPr>
              <w:tab/>
            </w:r>
            <w:r>
              <w:rPr>
                <w:noProof/>
                <w:webHidden/>
              </w:rPr>
              <w:fldChar w:fldCharType="begin"/>
            </w:r>
            <w:r>
              <w:rPr>
                <w:noProof/>
                <w:webHidden/>
              </w:rPr>
              <w:instrText xml:space="preserve"> PAGEREF _Toc243847583 \h </w:instrText>
            </w:r>
            <w:r>
              <w:rPr>
                <w:noProof/>
                <w:webHidden/>
              </w:rPr>
            </w:r>
            <w:r>
              <w:rPr>
                <w:noProof/>
                <w:webHidden/>
              </w:rPr>
              <w:fldChar w:fldCharType="separate"/>
            </w:r>
            <w:r>
              <w:rPr>
                <w:noProof/>
                <w:webHidden/>
              </w:rPr>
              <w:t>20</w:t>
            </w:r>
            <w:r>
              <w:rPr>
                <w:noProof/>
                <w:webHidden/>
              </w:rPr>
              <w:fldChar w:fldCharType="end"/>
            </w:r>
          </w:hyperlink>
        </w:p>
        <w:p w14:paraId="58FFF7BB" w14:textId="69AB9419" w:rsidR="001C2F19" w:rsidRDefault="001C2F19">
          <w:pPr>
            <w:pStyle w:val="TOC1"/>
            <w:tabs>
              <w:tab w:val="left" w:pos="440"/>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84" w:history="1">
            <w:r w:rsidRPr="00DD36B9">
              <w:rPr>
                <w:rStyle w:val="Hyperlink"/>
                <w:rFonts w:ascii="Times New Roman" w:hAnsi="Times New Roman"/>
                <w:noProof/>
              </w:rPr>
              <w:t>7.</w:t>
            </w:r>
            <w:r>
              <w:rPr>
                <w:rFonts w:asciiTheme="minorHAnsi" w:eastAsiaTheme="minorEastAsia" w:hAnsiTheme="minorHAnsi" w:cstheme="minorBidi"/>
                <w:noProof/>
                <w:kern w:val="2"/>
                <w:szCs w:val="24"/>
                <w:lang w:val="en-SG" w:eastAsia="zh-CN"/>
                <w14:ligatures w14:val="standardContextual"/>
              </w:rPr>
              <w:tab/>
            </w:r>
            <w:r w:rsidRPr="00DD36B9">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_Toc243847584 \h </w:instrText>
            </w:r>
            <w:r>
              <w:rPr>
                <w:noProof/>
                <w:webHidden/>
              </w:rPr>
            </w:r>
            <w:r>
              <w:rPr>
                <w:noProof/>
                <w:webHidden/>
              </w:rPr>
              <w:fldChar w:fldCharType="separate"/>
            </w:r>
            <w:r>
              <w:rPr>
                <w:noProof/>
                <w:webHidden/>
              </w:rPr>
              <w:t>22</w:t>
            </w:r>
            <w:r>
              <w:rPr>
                <w:noProof/>
                <w:webHidden/>
              </w:rPr>
              <w:fldChar w:fldCharType="end"/>
            </w:r>
          </w:hyperlink>
        </w:p>
        <w:p w14:paraId="6ECFAACE" w14:textId="787787BF" w:rsidR="001C2F19" w:rsidRDefault="001C2F19">
          <w:pPr>
            <w:pStyle w:val="TOC1"/>
            <w:tabs>
              <w:tab w:val="left" w:pos="440"/>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85" w:history="1">
            <w:r w:rsidRPr="00DD36B9">
              <w:rPr>
                <w:rStyle w:val="Hyperlink"/>
                <w:noProof/>
              </w:rPr>
              <w:t>8.</w:t>
            </w:r>
            <w:r>
              <w:rPr>
                <w:rFonts w:asciiTheme="minorHAnsi" w:eastAsiaTheme="minorEastAsia" w:hAnsiTheme="minorHAnsi" w:cstheme="minorBidi"/>
                <w:noProof/>
                <w:kern w:val="2"/>
                <w:szCs w:val="24"/>
                <w:lang w:val="en-SG" w:eastAsia="zh-CN"/>
                <w14:ligatures w14:val="standardContextual"/>
              </w:rPr>
              <w:tab/>
            </w:r>
            <w:r w:rsidRPr="00DD36B9">
              <w:rPr>
                <w:rStyle w:val="Hyperlink"/>
                <w:noProof/>
              </w:rPr>
              <w:t>References</w:t>
            </w:r>
            <w:r>
              <w:rPr>
                <w:noProof/>
                <w:webHidden/>
              </w:rPr>
              <w:tab/>
            </w:r>
            <w:r>
              <w:rPr>
                <w:noProof/>
                <w:webHidden/>
              </w:rPr>
              <w:fldChar w:fldCharType="begin"/>
            </w:r>
            <w:r>
              <w:rPr>
                <w:noProof/>
                <w:webHidden/>
              </w:rPr>
              <w:instrText xml:space="preserve"> PAGEREF _Toc243847585 \h </w:instrText>
            </w:r>
            <w:r>
              <w:rPr>
                <w:noProof/>
                <w:webHidden/>
              </w:rPr>
            </w:r>
            <w:r>
              <w:rPr>
                <w:noProof/>
                <w:webHidden/>
              </w:rPr>
              <w:fldChar w:fldCharType="separate"/>
            </w:r>
            <w:r>
              <w:rPr>
                <w:noProof/>
                <w:webHidden/>
              </w:rPr>
              <w:t>24</w:t>
            </w:r>
            <w:r>
              <w:rPr>
                <w:noProof/>
                <w:webHidden/>
              </w:rPr>
              <w:fldChar w:fldCharType="end"/>
            </w:r>
          </w:hyperlink>
        </w:p>
        <w:p w14:paraId="2FD893ED" w14:textId="3271CAD9" w:rsidR="001C2F19" w:rsidRDefault="001C2F19">
          <w:pPr>
            <w:pStyle w:val="TOC1"/>
            <w:tabs>
              <w:tab w:val="right" w:leader="dot" w:pos="8779"/>
            </w:tabs>
            <w:rPr>
              <w:rFonts w:asciiTheme="minorHAnsi" w:eastAsiaTheme="minorEastAsia" w:hAnsiTheme="minorHAnsi" w:cstheme="minorBidi"/>
              <w:noProof/>
              <w:kern w:val="2"/>
              <w:szCs w:val="24"/>
              <w:lang w:val="en-SG" w:eastAsia="zh-CN"/>
              <w14:ligatures w14:val="standardContextual"/>
            </w:rPr>
          </w:pPr>
          <w:hyperlink w:anchor="_Toc243847586" w:history="1">
            <w:r w:rsidRPr="00DD36B9">
              <w:rPr>
                <w:rStyle w:val="Hyperlink"/>
                <w:noProof/>
              </w:rPr>
              <w:t>Appendix</w:t>
            </w:r>
            <w:r>
              <w:rPr>
                <w:noProof/>
                <w:webHidden/>
              </w:rPr>
              <w:tab/>
            </w:r>
            <w:r>
              <w:rPr>
                <w:noProof/>
                <w:webHidden/>
              </w:rPr>
              <w:fldChar w:fldCharType="begin"/>
            </w:r>
            <w:r>
              <w:rPr>
                <w:noProof/>
                <w:webHidden/>
              </w:rPr>
              <w:instrText xml:space="preserve"> PAGEREF _Toc243847586 \h </w:instrText>
            </w:r>
            <w:r>
              <w:rPr>
                <w:noProof/>
                <w:webHidden/>
              </w:rPr>
            </w:r>
            <w:r>
              <w:rPr>
                <w:noProof/>
                <w:webHidden/>
              </w:rPr>
              <w:fldChar w:fldCharType="separate"/>
            </w:r>
            <w:r>
              <w:rPr>
                <w:noProof/>
                <w:webHidden/>
              </w:rPr>
              <w:t>26</w:t>
            </w:r>
            <w:r>
              <w:rPr>
                <w:noProof/>
                <w:webHidden/>
              </w:rPr>
              <w:fldChar w:fldCharType="end"/>
            </w:r>
          </w:hyperlink>
        </w:p>
        <w:p w14:paraId="0D8BE8FB" w14:textId="7E01933C" w:rsidR="00DB48DD" w:rsidRDefault="00DB48DD">
          <w:r>
            <w:rPr>
              <w:b/>
              <w:bCs/>
              <w:noProof/>
            </w:rPr>
            <w:fldChar w:fldCharType="end"/>
          </w:r>
        </w:p>
      </w:sdtContent>
    </w:sdt>
    <w:p w14:paraId="3BCAFECC" w14:textId="63044310" w:rsidR="005D1970" w:rsidRDefault="005D1970" w:rsidP="00D43D1F">
      <w:pPr>
        <w:pStyle w:val="TOC3"/>
        <w:ind w:left="446"/>
      </w:pPr>
    </w:p>
    <w:p w14:paraId="3A0DF902" w14:textId="77777777" w:rsidR="005D1970" w:rsidRPr="005D1970" w:rsidRDefault="005D1970" w:rsidP="005D1970">
      <w:pPr>
        <w:rPr>
          <w:lang w:val="en-US" w:eastAsia="en-US"/>
        </w:rPr>
      </w:pPr>
    </w:p>
    <w:p w14:paraId="670FEC3C" w14:textId="0B072261" w:rsidR="005D1970" w:rsidRPr="00DA6205" w:rsidRDefault="005D1970" w:rsidP="006B17DA">
      <w:pPr>
        <w:rPr>
          <w:rFonts w:ascii="Times New Roman" w:eastAsiaTheme="majorEastAsia" w:hAnsi="Times New Roman"/>
          <w:b/>
          <w:bCs/>
          <w:kern w:val="32"/>
          <w:sz w:val="32"/>
          <w:szCs w:val="32"/>
        </w:rPr>
        <w:sectPr w:rsidR="005D1970" w:rsidRPr="00DA6205" w:rsidSect="00DE5EBB">
          <w:pgSz w:w="11900" w:h="16840"/>
          <w:pgMar w:top="1418" w:right="1410" w:bottom="1009" w:left="1701" w:header="720" w:footer="720" w:gutter="0"/>
          <w:pgNumType w:fmt="upperRoman" w:start="1"/>
          <w:cols w:space="709"/>
          <w:docGrid w:linePitch="360"/>
        </w:sectPr>
      </w:pPr>
    </w:p>
    <w:p w14:paraId="7359D6EC" w14:textId="37753B6D" w:rsidR="00510D8C" w:rsidRPr="00DA6205" w:rsidRDefault="00EC69B8" w:rsidP="00B55496">
      <w:pPr>
        <w:pStyle w:val="Heading1"/>
        <w:numPr>
          <w:ilvl w:val="0"/>
          <w:numId w:val="2"/>
        </w:numPr>
        <w:rPr>
          <w:rFonts w:ascii="Times New Roman" w:hAnsi="Times New Roman" w:cs="Times New Roman"/>
        </w:rPr>
      </w:pPr>
      <w:bookmarkStart w:id="9" w:name="_Toc243847578"/>
      <w:r w:rsidRPr="00DA6205">
        <w:rPr>
          <w:rFonts w:ascii="Times New Roman" w:hAnsi="Times New Roman" w:cs="Times New Roman"/>
        </w:rPr>
        <w:lastRenderedPageBreak/>
        <w:t>Introduction</w:t>
      </w:r>
      <w:bookmarkEnd w:id="9"/>
    </w:p>
    <w:p w14:paraId="73F311EF" w14:textId="4B936733" w:rsidR="00CC28C1" w:rsidRDefault="00B55496" w:rsidP="00B55496">
      <w:pPr>
        <w:pStyle w:val="ListParagraph"/>
        <w:numPr>
          <w:ilvl w:val="1"/>
          <w:numId w:val="2"/>
        </w:numPr>
        <w:rPr>
          <w:rFonts w:ascii="Times New Roman" w:hAnsi="Times New Roman"/>
        </w:rPr>
      </w:pPr>
      <w:r>
        <w:rPr>
          <w:rFonts w:ascii="Times New Roman" w:hAnsi="Times New Roman"/>
        </w:rPr>
        <w:t>Background and Motivation</w:t>
      </w:r>
    </w:p>
    <w:p w14:paraId="067F8605" w14:textId="77777777" w:rsidR="005C6B78" w:rsidRPr="005C6B78" w:rsidRDefault="005C6B78" w:rsidP="005C6B78">
      <w:pPr>
        <w:rPr>
          <w:rFonts w:ascii="Times New Roman" w:hAnsi="Times New Roman"/>
        </w:rPr>
      </w:pPr>
      <w:r w:rsidRPr="005C6B78">
        <w:rPr>
          <w:rFonts w:ascii="Times New Roman" w:hAnsi="Times New Roman"/>
        </w:rPr>
        <w:t xml:space="preserve">Snoring is an acoustic phenomenon produced by the vibrations of the upper airway tissue during sleep. Mild to moderate snoring represents a widespread consumer health issue, sitting between favourable night noise and clinical Obstructive Sleep </w:t>
      </w:r>
      <w:proofErr w:type="spellStart"/>
      <w:r w:rsidRPr="005C6B78">
        <w:rPr>
          <w:rFonts w:ascii="Times New Roman" w:hAnsi="Times New Roman"/>
        </w:rPr>
        <w:t>Apnea</w:t>
      </w:r>
      <w:proofErr w:type="spellEnd"/>
      <w:r w:rsidRPr="005C6B78">
        <w:rPr>
          <w:rFonts w:ascii="Times New Roman" w:hAnsi="Times New Roman"/>
        </w:rPr>
        <w:t xml:space="preserve"> (OSA) [1].</w:t>
      </w:r>
    </w:p>
    <w:p w14:paraId="29379F1E" w14:textId="57C4B7C9" w:rsidR="005C6B78" w:rsidRPr="005C6B78" w:rsidRDefault="005C6B78" w:rsidP="005C6B78">
      <w:pPr>
        <w:rPr>
          <w:rFonts w:ascii="Times New Roman" w:hAnsi="Times New Roman"/>
        </w:rPr>
      </w:pPr>
      <w:r w:rsidRPr="005C6B78">
        <w:rPr>
          <w:rFonts w:ascii="Times New Roman" w:hAnsi="Times New Roman"/>
        </w:rPr>
        <w:t>While clinical systems such as Continuous Positive Airway Pressure (CPAP) and Mandibular Advancement Devices (MAD) exist, the adoption rate of these methods for non-apnoeic snoring is severely hindered by the discomfort, high costs and poor adherence [2]. CPAP machines require a facial mask and a continuous pressurised airstream, which can lead to mask leaks and may cause claustrophobia [7]. MADs require a custom dental-fitting and prolonged nightly use may often cause temporomandibular joint pain [3][8][9]. Similarly, non-invasive passive positional devices lack real-time feedback.</w:t>
      </w:r>
      <w:r w:rsidR="00B46E28">
        <w:rPr>
          <w:rFonts w:ascii="Times New Roman" w:hAnsi="Times New Roman"/>
        </w:rPr>
        <w:t xml:space="preserve"> This proves a clear research and engineering gap exist for an open, low-burden, non-invasive consumer system capable of continuous real-time bedside sensing coupled with targeted haptic feedback to prompt atomic behavioural modifications</w:t>
      </w:r>
      <w:r w:rsidR="00C709C8">
        <w:rPr>
          <w:rFonts w:ascii="Times New Roman" w:hAnsi="Times New Roman"/>
        </w:rPr>
        <w:t xml:space="preserve"> without fully waking the user.</w:t>
      </w:r>
    </w:p>
    <w:p w14:paraId="552459B4" w14:textId="77777777" w:rsidR="005C6B78" w:rsidRPr="005C6B78" w:rsidRDefault="005C6B78" w:rsidP="005C6B78">
      <w:pPr>
        <w:rPr>
          <w:rFonts w:ascii="Times New Roman" w:hAnsi="Times New Roman"/>
        </w:rPr>
      </w:pPr>
    </w:p>
    <w:p w14:paraId="33DFAA12" w14:textId="156A90AB" w:rsidR="00C72785" w:rsidRDefault="00C72785" w:rsidP="00B55496">
      <w:pPr>
        <w:pStyle w:val="ListParagraph"/>
        <w:numPr>
          <w:ilvl w:val="1"/>
          <w:numId w:val="2"/>
        </w:numPr>
        <w:rPr>
          <w:rFonts w:ascii="Times New Roman" w:hAnsi="Times New Roman"/>
        </w:rPr>
      </w:pPr>
      <w:r>
        <w:rPr>
          <w:rFonts w:ascii="Times New Roman" w:hAnsi="Times New Roman"/>
        </w:rPr>
        <w:t>Problem Statement</w:t>
      </w:r>
    </w:p>
    <w:p w14:paraId="656A48D2" w14:textId="77777777" w:rsidR="00C709C8" w:rsidRPr="00DA6205" w:rsidRDefault="00C709C8" w:rsidP="00C709C8">
      <w:pPr>
        <w:rPr>
          <w:rFonts w:ascii="Times New Roman" w:hAnsi="Times New Roman"/>
        </w:rPr>
      </w:pPr>
      <w:r w:rsidRPr="00DA6205">
        <w:rPr>
          <w:rFonts w:ascii="Times New Roman" w:hAnsi="Times New Roman"/>
        </w:rPr>
        <w:t>Primary problem is the lack of an open, non-invasive, low-burden consumer system capable of:</w:t>
      </w:r>
    </w:p>
    <w:p w14:paraId="39788704" w14:textId="77777777" w:rsidR="00C709C8" w:rsidRPr="00DA6205" w:rsidRDefault="00C709C8" w:rsidP="00C709C8">
      <w:pPr>
        <w:pStyle w:val="ListParagraph"/>
        <w:numPr>
          <w:ilvl w:val="0"/>
          <w:numId w:val="3"/>
        </w:numPr>
        <w:rPr>
          <w:rFonts w:ascii="Times New Roman" w:hAnsi="Times New Roman"/>
        </w:rPr>
      </w:pPr>
      <w:r w:rsidRPr="00DA6205">
        <w:rPr>
          <w:rFonts w:ascii="Times New Roman" w:hAnsi="Times New Roman"/>
        </w:rPr>
        <w:t>Real-time monitoring acoustic snore events continuously without intrusive body-worn systems</w:t>
      </w:r>
    </w:p>
    <w:p w14:paraId="5FE07F6A" w14:textId="77777777" w:rsidR="00C709C8" w:rsidRPr="00DA6205" w:rsidRDefault="00C709C8" w:rsidP="00C709C8">
      <w:pPr>
        <w:pStyle w:val="ListParagraph"/>
        <w:numPr>
          <w:ilvl w:val="0"/>
          <w:numId w:val="3"/>
        </w:numPr>
        <w:rPr>
          <w:rFonts w:ascii="Times New Roman" w:hAnsi="Times New Roman"/>
        </w:rPr>
      </w:pPr>
      <w:r w:rsidRPr="00DA6205">
        <w:rPr>
          <w:rFonts w:ascii="Times New Roman" w:hAnsi="Times New Roman"/>
        </w:rPr>
        <w:t>Actuating targeted and localised haptic intervention through consumer wearables to prompt behavioural modification and postural corrections without waking the user</w:t>
      </w:r>
    </w:p>
    <w:p w14:paraId="4284F2FA" w14:textId="77777777" w:rsidR="00C709C8" w:rsidRPr="00DA6205" w:rsidRDefault="00C709C8" w:rsidP="00C709C8">
      <w:pPr>
        <w:pStyle w:val="ListParagraph"/>
        <w:numPr>
          <w:ilvl w:val="0"/>
          <w:numId w:val="3"/>
        </w:numPr>
        <w:rPr>
          <w:rFonts w:ascii="Times New Roman" w:hAnsi="Times New Roman"/>
        </w:rPr>
      </w:pPr>
      <w:r w:rsidRPr="00DA6205">
        <w:rPr>
          <w:rFonts w:ascii="Times New Roman" w:hAnsi="Times New Roman"/>
        </w:rPr>
        <w:t>Operating with zero raw audio storage to safeguard bedroom privacy.</w:t>
      </w:r>
    </w:p>
    <w:p w14:paraId="0C30822B" w14:textId="77777777" w:rsidR="00C709C8" w:rsidRPr="00C709C8" w:rsidRDefault="00C709C8" w:rsidP="00C709C8">
      <w:pPr>
        <w:rPr>
          <w:rFonts w:ascii="Times New Roman" w:hAnsi="Times New Roman"/>
        </w:rPr>
      </w:pPr>
    </w:p>
    <w:p w14:paraId="17FAB820" w14:textId="1B72DC98" w:rsidR="00C72785" w:rsidRDefault="00C72785" w:rsidP="00B55496">
      <w:pPr>
        <w:pStyle w:val="ListParagraph"/>
        <w:numPr>
          <w:ilvl w:val="1"/>
          <w:numId w:val="2"/>
        </w:numPr>
        <w:rPr>
          <w:rFonts w:ascii="Times New Roman" w:hAnsi="Times New Roman"/>
        </w:rPr>
      </w:pPr>
      <w:r>
        <w:rPr>
          <w:rFonts w:ascii="Times New Roman" w:hAnsi="Times New Roman"/>
        </w:rPr>
        <w:t>Project Objectives and Research Scope</w:t>
      </w:r>
    </w:p>
    <w:p w14:paraId="4E71BDDB" w14:textId="13755A72" w:rsidR="0062731B" w:rsidRDefault="0062731B" w:rsidP="0062731B">
      <w:pPr>
        <w:rPr>
          <w:rFonts w:ascii="Times New Roman" w:hAnsi="Times New Roman"/>
        </w:rPr>
      </w:pPr>
      <w:r>
        <w:rPr>
          <w:rFonts w:ascii="Times New Roman" w:hAnsi="Times New Roman"/>
        </w:rPr>
        <w:t xml:space="preserve">This thesis presents the design, implementation and empirical evaluation of </w:t>
      </w:r>
      <w:proofErr w:type="spellStart"/>
      <w:r>
        <w:rPr>
          <w:rFonts w:ascii="Times New Roman" w:hAnsi="Times New Roman"/>
        </w:rPr>
        <w:t>Pavlok</w:t>
      </w:r>
      <w:proofErr w:type="spellEnd"/>
      <w:r>
        <w:rPr>
          <w:rFonts w:ascii="Times New Roman" w:hAnsi="Times New Roman"/>
        </w:rPr>
        <w:t xml:space="preserve"> Nudge</w:t>
      </w:r>
      <w:r w:rsidR="007909CB">
        <w:rPr>
          <w:rFonts w:ascii="Times New Roman" w:hAnsi="Times New Roman"/>
        </w:rPr>
        <w:t>. An end-to-end, privacy-preserving, closed-loop snore detection and haptic intervention syste</w:t>
      </w:r>
      <w:r w:rsidR="0051592F">
        <w:rPr>
          <w:rFonts w:ascii="Times New Roman" w:hAnsi="Times New Roman"/>
        </w:rPr>
        <w:t>m. The core objectives are multi-stage detection engine, privacy-preserving edge architecture, multi-platform</w:t>
      </w:r>
      <w:r w:rsidR="00984AFD">
        <w:rPr>
          <w:rFonts w:ascii="Times New Roman" w:hAnsi="Times New Roman"/>
        </w:rPr>
        <w:t xml:space="preserve"> prototyping, communication protocol analysis and empirical bedroom validation.</w:t>
      </w:r>
    </w:p>
    <w:p w14:paraId="49BFE042" w14:textId="77777777" w:rsidR="009C54C5" w:rsidRPr="0062731B" w:rsidRDefault="009C54C5" w:rsidP="0062731B">
      <w:pPr>
        <w:rPr>
          <w:rFonts w:ascii="Times New Roman" w:hAnsi="Times New Roman"/>
        </w:rPr>
      </w:pPr>
    </w:p>
    <w:p w14:paraId="3942E684" w14:textId="25E1FCCA" w:rsidR="00C72785" w:rsidRDefault="00C72785" w:rsidP="00B55496">
      <w:pPr>
        <w:pStyle w:val="ListParagraph"/>
        <w:numPr>
          <w:ilvl w:val="1"/>
          <w:numId w:val="2"/>
        </w:numPr>
        <w:rPr>
          <w:rFonts w:ascii="Times New Roman" w:hAnsi="Times New Roman"/>
        </w:rPr>
      </w:pPr>
      <w:r>
        <w:rPr>
          <w:rFonts w:ascii="Times New Roman" w:hAnsi="Times New Roman"/>
        </w:rPr>
        <w:t>Thesis Outline</w:t>
      </w:r>
    </w:p>
    <w:p w14:paraId="27BC8FB2" w14:textId="08A2A8A7" w:rsidR="009C54C5" w:rsidRPr="009C54C5" w:rsidRDefault="008E4F1F" w:rsidP="009C54C5">
      <w:pPr>
        <w:rPr>
          <w:rFonts w:ascii="Times New Roman" w:hAnsi="Times New Roman"/>
        </w:rPr>
      </w:pPr>
      <w:r>
        <w:rPr>
          <w:rFonts w:ascii="Times New Roman" w:hAnsi="Times New Roman"/>
        </w:rPr>
        <w:t xml:space="preserve">Chapter 2 </w:t>
      </w:r>
      <w:r w:rsidR="00267151">
        <w:rPr>
          <w:rFonts w:ascii="Times New Roman" w:hAnsi="Times New Roman"/>
        </w:rPr>
        <w:t>reviews existing sleep monitoring modalities, acoustic classification models</w:t>
      </w:r>
      <w:r w:rsidR="005E42FF">
        <w:rPr>
          <w:rFonts w:ascii="Times New Roman" w:hAnsi="Times New Roman"/>
        </w:rPr>
        <w:t xml:space="preserve">, wearable communication protocols and identifies key research gaps. Chapter 3 </w:t>
      </w:r>
      <w:r w:rsidR="00662C77">
        <w:rPr>
          <w:rFonts w:ascii="Times New Roman" w:hAnsi="Times New Roman"/>
        </w:rPr>
        <w:t>details the mathematical formulations for acoustic feature extraction, energy threshold bounds, 1DCNN architecture and wearable protocols. Chapter</w:t>
      </w:r>
      <w:r w:rsidR="008322A0">
        <w:rPr>
          <w:rFonts w:ascii="Times New Roman" w:hAnsi="Times New Roman"/>
        </w:rPr>
        <w:t xml:space="preserve"> 4 describes the software architecture</w:t>
      </w:r>
      <w:r w:rsidR="00610C5E">
        <w:rPr>
          <w:rFonts w:ascii="Times New Roman" w:hAnsi="Times New Roman"/>
        </w:rPr>
        <w:t xml:space="preserve"> of the Android APP, edge hardware prototypes, API integrations and direct BLE GATT technical failure analysis. Chapter 5 </w:t>
      </w:r>
      <w:r w:rsidR="002279D9">
        <w:rPr>
          <w:rFonts w:ascii="Times New Roman" w:hAnsi="Times New Roman"/>
        </w:rPr>
        <w:t>presents the empirical evaluation of overnight bedside testing and telemetry log analysis. Chapter 6 evaluates the en</w:t>
      </w:r>
      <w:r w:rsidR="00C41D6E">
        <w:rPr>
          <w:rFonts w:ascii="Times New Roman" w:hAnsi="Times New Roman"/>
        </w:rPr>
        <w:t xml:space="preserve">vironmental, social and economic implications of the system. Chapter 7 </w:t>
      </w:r>
      <w:r w:rsidR="00922C22">
        <w:rPr>
          <w:rFonts w:ascii="Times New Roman" w:hAnsi="Times New Roman"/>
        </w:rPr>
        <w:t>concludes the thesis and outlines directions for future research</w:t>
      </w:r>
      <w:r w:rsidR="009F7D2E">
        <w:rPr>
          <w:rFonts w:ascii="Times New Roman" w:hAnsi="Times New Roman"/>
        </w:rPr>
        <w:t xml:space="preserve"> for the </w:t>
      </w:r>
      <w:proofErr w:type="spellStart"/>
      <w:r w:rsidR="009F7D2E">
        <w:rPr>
          <w:rFonts w:ascii="Times New Roman" w:hAnsi="Times New Roman"/>
        </w:rPr>
        <w:t>Pavlok</w:t>
      </w:r>
      <w:proofErr w:type="spellEnd"/>
      <w:r w:rsidR="009F7D2E">
        <w:rPr>
          <w:rFonts w:ascii="Times New Roman" w:hAnsi="Times New Roman"/>
        </w:rPr>
        <w:t xml:space="preserve"> Nudge or similar systems.</w:t>
      </w:r>
    </w:p>
    <w:p w14:paraId="6735F4E4" w14:textId="619C9E2C" w:rsidR="00555FEE" w:rsidRPr="00DA6205" w:rsidRDefault="00555FEE">
      <w:pPr>
        <w:rPr>
          <w:rFonts w:ascii="Times New Roman" w:hAnsi="Times New Roman"/>
        </w:rPr>
      </w:pPr>
      <w:r w:rsidRPr="00DA6205">
        <w:rPr>
          <w:rFonts w:ascii="Times New Roman" w:hAnsi="Times New Roman"/>
        </w:rPr>
        <w:br w:type="page"/>
      </w:r>
    </w:p>
    <w:p w14:paraId="2121DFD7" w14:textId="5E770922" w:rsidR="00A54E46" w:rsidRPr="00C709C8" w:rsidRDefault="00B96793" w:rsidP="00C709C8">
      <w:pPr>
        <w:pStyle w:val="Heading1"/>
        <w:numPr>
          <w:ilvl w:val="0"/>
          <w:numId w:val="2"/>
        </w:numPr>
        <w:rPr>
          <w:rFonts w:ascii="Times New Roman" w:hAnsi="Times New Roman" w:cs="Times New Roman"/>
        </w:rPr>
      </w:pPr>
      <w:bookmarkStart w:id="10" w:name="_Toc243847579"/>
      <w:r w:rsidRPr="00DA6205">
        <w:rPr>
          <w:rFonts w:ascii="Times New Roman" w:hAnsi="Times New Roman" w:cs="Times New Roman"/>
        </w:rPr>
        <w:lastRenderedPageBreak/>
        <w:t>State of the Art</w:t>
      </w:r>
      <w:bookmarkEnd w:id="10"/>
    </w:p>
    <w:p w14:paraId="5361C763" w14:textId="702238DB" w:rsidR="00A05875" w:rsidRPr="00DA6205" w:rsidRDefault="00B548BF" w:rsidP="00A05875">
      <w:pPr>
        <w:pStyle w:val="ListParagraph"/>
        <w:numPr>
          <w:ilvl w:val="1"/>
          <w:numId w:val="2"/>
        </w:numPr>
        <w:rPr>
          <w:rFonts w:ascii="Times New Roman" w:hAnsi="Times New Roman"/>
        </w:rPr>
      </w:pPr>
      <w:r w:rsidRPr="00DA6205">
        <w:rPr>
          <w:rFonts w:ascii="Times New Roman" w:hAnsi="Times New Roman"/>
        </w:rPr>
        <w:t>Literature Review of Existing Solutions</w:t>
      </w:r>
    </w:p>
    <w:p w14:paraId="5E2D6E08" w14:textId="5E1B912C" w:rsidR="00614214" w:rsidRPr="00DA6205" w:rsidRDefault="00614214" w:rsidP="00614214">
      <w:pPr>
        <w:pStyle w:val="ListParagraph"/>
        <w:numPr>
          <w:ilvl w:val="2"/>
          <w:numId w:val="2"/>
        </w:numPr>
        <w:rPr>
          <w:rFonts w:ascii="Times New Roman" w:hAnsi="Times New Roman"/>
        </w:rPr>
      </w:pPr>
      <w:r w:rsidRPr="00DA6205">
        <w:rPr>
          <w:rFonts w:ascii="Times New Roman" w:hAnsi="Times New Roman"/>
        </w:rPr>
        <w:t>Sensing Modalities</w:t>
      </w:r>
    </w:p>
    <w:p w14:paraId="7AC6C3A7" w14:textId="2609AD9A" w:rsidR="00A65498" w:rsidRPr="00DA6205" w:rsidRDefault="00454FD5" w:rsidP="00A65498">
      <w:pPr>
        <w:rPr>
          <w:rFonts w:ascii="Times New Roman" w:hAnsi="Times New Roman"/>
        </w:rPr>
      </w:pPr>
      <w:r w:rsidRPr="00DA6205">
        <w:rPr>
          <w:rFonts w:ascii="Times New Roman" w:hAnsi="Times New Roman"/>
        </w:rPr>
        <w:t>Within sleep mo</w:t>
      </w:r>
      <w:r w:rsidR="00A14FF9" w:rsidRPr="00DA6205">
        <w:rPr>
          <w:rFonts w:ascii="Times New Roman" w:hAnsi="Times New Roman"/>
        </w:rPr>
        <w:t>nitoring literature, sensing modalities are divided into contact-based body sensors and non-contact bedside acoustic</w:t>
      </w:r>
      <w:r w:rsidR="00223587" w:rsidRPr="00DA6205">
        <w:rPr>
          <w:rFonts w:ascii="Times New Roman" w:hAnsi="Times New Roman"/>
        </w:rPr>
        <w:t xml:space="preserve"> monitors.</w:t>
      </w:r>
    </w:p>
    <w:p w14:paraId="5CF51586" w14:textId="77777777" w:rsidR="00223587" w:rsidRPr="00DA6205" w:rsidRDefault="00223587" w:rsidP="00A65498">
      <w:pPr>
        <w:rPr>
          <w:rFonts w:ascii="Times New Roman" w:hAnsi="Times New Roman"/>
        </w:rPr>
      </w:pPr>
    </w:p>
    <w:p w14:paraId="746D4F8D" w14:textId="46A2611E" w:rsidR="00223587" w:rsidRPr="00DA6205" w:rsidRDefault="00223587" w:rsidP="00A65498">
      <w:pPr>
        <w:rPr>
          <w:rFonts w:ascii="Times New Roman" w:hAnsi="Times New Roman"/>
        </w:rPr>
      </w:pPr>
      <w:r w:rsidRPr="00DA6205">
        <w:rPr>
          <w:rFonts w:ascii="Times New Roman" w:hAnsi="Times New Roman"/>
        </w:rPr>
        <w:t xml:space="preserve">Contact and wearable body sensors advantages include direct physiological signal measurement, ensuring </w:t>
      </w:r>
      <w:r w:rsidR="00C66FAD" w:rsidRPr="00DA6205">
        <w:rPr>
          <w:rFonts w:ascii="Times New Roman" w:hAnsi="Times New Roman"/>
        </w:rPr>
        <w:t>data sensed is unaffected by room acoustics and bed partner noise</w:t>
      </w:r>
      <w:r w:rsidR="004B35D2">
        <w:rPr>
          <w:rFonts w:ascii="Times New Roman" w:hAnsi="Times New Roman"/>
        </w:rPr>
        <w:t xml:space="preserve"> </w:t>
      </w:r>
      <w:r w:rsidR="009A6737">
        <w:rPr>
          <w:rFonts w:ascii="Times New Roman" w:hAnsi="Times New Roman"/>
        </w:rPr>
        <w:t>[16]</w:t>
      </w:r>
      <w:r w:rsidR="00C66FAD" w:rsidRPr="00DA6205">
        <w:rPr>
          <w:rFonts w:ascii="Times New Roman" w:hAnsi="Times New Roman"/>
        </w:rPr>
        <w:t>. However, they may cause sleep intrusion</w:t>
      </w:r>
      <w:r w:rsidR="00163B7C" w:rsidRPr="00DA6205">
        <w:rPr>
          <w:rFonts w:ascii="Times New Roman" w:hAnsi="Times New Roman"/>
        </w:rPr>
        <w:t>, such as wire tangle risks</w:t>
      </w:r>
      <w:r w:rsidR="00B13582" w:rsidRPr="00DA6205">
        <w:rPr>
          <w:rFonts w:ascii="Times New Roman" w:hAnsi="Times New Roman"/>
        </w:rPr>
        <w:t xml:space="preserve">, increasing low user acceptance for a non-critical home </w:t>
      </w:r>
      <w:proofErr w:type="spellStart"/>
      <w:r w:rsidR="00B13582" w:rsidRPr="00DA6205">
        <w:rPr>
          <w:rFonts w:ascii="Times New Roman" w:hAnsi="Times New Roman"/>
        </w:rPr>
        <w:t>usecase</w:t>
      </w:r>
      <w:proofErr w:type="spellEnd"/>
      <w:r w:rsidR="00412EF7">
        <w:rPr>
          <w:rFonts w:ascii="Times New Roman" w:hAnsi="Times New Roman"/>
        </w:rPr>
        <w:t xml:space="preserve"> </w:t>
      </w:r>
      <w:r w:rsidR="009A6737">
        <w:rPr>
          <w:rFonts w:ascii="Times New Roman" w:hAnsi="Times New Roman"/>
        </w:rPr>
        <w:t>[17]</w:t>
      </w:r>
      <w:r w:rsidR="00B13582" w:rsidRPr="00DA6205">
        <w:rPr>
          <w:rFonts w:ascii="Times New Roman" w:hAnsi="Times New Roman"/>
        </w:rPr>
        <w:t>.</w:t>
      </w:r>
    </w:p>
    <w:p w14:paraId="468D451E" w14:textId="77777777" w:rsidR="00B13582" w:rsidRPr="00DA6205" w:rsidRDefault="00B13582" w:rsidP="00A65498">
      <w:pPr>
        <w:rPr>
          <w:rFonts w:ascii="Times New Roman" w:hAnsi="Times New Roman"/>
        </w:rPr>
      </w:pPr>
    </w:p>
    <w:p w14:paraId="2F8A8786" w14:textId="64988358" w:rsidR="00B13582" w:rsidRPr="00DA6205" w:rsidRDefault="00B13582" w:rsidP="00A65498">
      <w:pPr>
        <w:rPr>
          <w:rFonts w:ascii="Times New Roman" w:hAnsi="Times New Roman"/>
        </w:rPr>
      </w:pPr>
      <w:r w:rsidRPr="00DA6205">
        <w:rPr>
          <w:rFonts w:ascii="Times New Roman" w:hAnsi="Times New Roman"/>
        </w:rPr>
        <w:t xml:space="preserve">Bedside acoustic sensing offers ‘non-contact’ usage, this method brings </w:t>
      </w:r>
      <w:r w:rsidR="00F43DA7" w:rsidRPr="00DA6205">
        <w:rPr>
          <w:rFonts w:ascii="Times New Roman" w:hAnsi="Times New Roman"/>
        </w:rPr>
        <w:t>essentially zero physical burden on the user and has comparatively low hardware cost</w:t>
      </w:r>
      <w:r w:rsidR="00773852" w:rsidRPr="00DA6205">
        <w:rPr>
          <w:rFonts w:ascii="Times New Roman" w:hAnsi="Times New Roman"/>
        </w:rPr>
        <w:t xml:space="preserve"> with rather straightforward set-up</w:t>
      </w:r>
      <w:r w:rsidR="00412EF7">
        <w:rPr>
          <w:rFonts w:ascii="Times New Roman" w:hAnsi="Times New Roman"/>
        </w:rPr>
        <w:t xml:space="preserve"> </w:t>
      </w:r>
      <w:r w:rsidR="009A6737">
        <w:rPr>
          <w:rFonts w:ascii="Times New Roman" w:hAnsi="Times New Roman"/>
        </w:rPr>
        <w:t>[15]</w:t>
      </w:r>
      <w:r w:rsidR="00773852" w:rsidRPr="00DA6205">
        <w:rPr>
          <w:rFonts w:ascii="Times New Roman" w:hAnsi="Times New Roman"/>
        </w:rPr>
        <w:t xml:space="preserve">. Still, it may be susceptible to ambient </w:t>
      </w:r>
      <w:r w:rsidR="009D5C1D" w:rsidRPr="00DA6205">
        <w:rPr>
          <w:rFonts w:ascii="Times New Roman" w:hAnsi="Times New Roman"/>
        </w:rPr>
        <w:t xml:space="preserve">background noise, which includes and not limited to speech, </w:t>
      </w:r>
      <w:r w:rsidR="0060716C" w:rsidRPr="00DA6205">
        <w:rPr>
          <w:rFonts w:ascii="Times New Roman" w:hAnsi="Times New Roman"/>
        </w:rPr>
        <w:t>home device sounds and bed partner interference.</w:t>
      </w:r>
    </w:p>
    <w:p w14:paraId="0DBD76EB" w14:textId="77777777" w:rsidR="0060716C" w:rsidRPr="00DA6205" w:rsidRDefault="0060716C" w:rsidP="00A65498">
      <w:pPr>
        <w:rPr>
          <w:rFonts w:ascii="Times New Roman" w:hAnsi="Times New Roman"/>
        </w:rPr>
      </w:pPr>
    </w:p>
    <w:p w14:paraId="4CC677C7" w14:textId="48B359E1" w:rsidR="0060716C" w:rsidRPr="00DA6205" w:rsidRDefault="0060716C" w:rsidP="00A65498">
      <w:pPr>
        <w:rPr>
          <w:rFonts w:ascii="Times New Roman" w:hAnsi="Times New Roman"/>
        </w:rPr>
      </w:pPr>
      <w:r w:rsidRPr="00DA6205">
        <w:rPr>
          <w:rFonts w:ascii="Times New Roman" w:hAnsi="Times New Roman"/>
        </w:rPr>
        <w:t xml:space="preserve">Highlighted in recent studies </w:t>
      </w:r>
      <w:r w:rsidR="009A6737">
        <w:rPr>
          <w:rFonts w:ascii="Times New Roman" w:hAnsi="Times New Roman"/>
        </w:rPr>
        <w:t>[6][11][14][19]</w:t>
      </w:r>
      <w:r w:rsidR="00F76785">
        <w:rPr>
          <w:rFonts w:ascii="Times New Roman" w:hAnsi="Times New Roman"/>
        </w:rPr>
        <w:t>]</w:t>
      </w:r>
      <w:r w:rsidRPr="00DA6205">
        <w:rPr>
          <w:rFonts w:ascii="Times New Roman" w:hAnsi="Times New Roman"/>
        </w:rPr>
        <w:t>, bedside acoustic sensing is the most practical direction for a consumer-grade sleep monitor type</w:t>
      </w:r>
      <w:r w:rsidR="00563920" w:rsidRPr="00DA6205">
        <w:rPr>
          <w:rFonts w:ascii="Times New Roman" w:hAnsi="Times New Roman"/>
        </w:rPr>
        <w:t>. Provided that adequate effective filtering algorithms and safeguards are employed.</w:t>
      </w:r>
    </w:p>
    <w:p w14:paraId="7A9D97E7" w14:textId="77777777" w:rsidR="00563920" w:rsidRPr="00DA6205" w:rsidRDefault="00563920" w:rsidP="00A65498">
      <w:pPr>
        <w:rPr>
          <w:rFonts w:ascii="Times New Roman" w:hAnsi="Times New Roman"/>
        </w:rPr>
      </w:pPr>
    </w:p>
    <w:p w14:paraId="45630065" w14:textId="288BFCFA" w:rsidR="00614214" w:rsidRPr="00DA6205" w:rsidRDefault="00614214" w:rsidP="00614214">
      <w:pPr>
        <w:pStyle w:val="ListParagraph"/>
        <w:numPr>
          <w:ilvl w:val="2"/>
          <w:numId w:val="2"/>
        </w:numPr>
        <w:rPr>
          <w:rFonts w:ascii="Times New Roman" w:hAnsi="Times New Roman"/>
        </w:rPr>
      </w:pPr>
      <w:r w:rsidRPr="00DA6205">
        <w:rPr>
          <w:rFonts w:ascii="Times New Roman" w:hAnsi="Times New Roman"/>
        </w:rPr>
        <w:t>Classification Algorithms</w:t>
      </w:r>
    </w:p>
    <w:p w14:paraId="51EC0452" w14:textId="75AAB2F7" w:rsidR="00563920" w:rsidRPr="00DA6205" w:rsidRDefault="00563920" w:rsidP="00563920">
      <w:pPr>
        <w:rPr>
          <w:rFonts w:ascii="Times New Roman" w:hAnsi="Times New Roman"/>
        </w:rPr>
      </w:pPr>
      <w:r w:rsidRPr="00DA6205">
        <w:rPr>
          <w:rFonts w:ascii="Times New Roman" w:hAnsi="Times New Roman"/>
        </w:rPr>
        <w:t>Snore detection algorithms range from fixed heuristic thresholding to modern deep learning.</w:t>
      </w:r>
    </w:p>
    <w:p w14:paraId="1F9C573B" w14:textId="77777777" w:rsidR="00563920" w:rsidRPr="00DA6205" w:rsidRDefault="00563920" w:rsidP="00563920">
      <w:pPr>
        <w:rPr>
          <w:rFonts w:ascii="Times New Roman" w:hAnsi="Times New Roman"/>
        </w:rPr>
      </w:pPr>
    </w:p>
    <w:p w14:paraId="4E06AFF5" w14:textId="52F0ED6A" w:rsidR="00563920" w:rsidRPr="00DA6205" w:rsidRDefault="00A0220B" w:rsidP="00563920">
      <w:pPr>
        <w:rPr>
          <w:rFonts w:ascii="Times New Roman" w:hAnsi="Times New Roman"/>
        </w:rPr>
      </w:pPr>
      <w:r w:rsidRPr="00DA6205">
        <w:rPr>
          <w:rFonts w:ascii="Times New Roman" w:hAnsi="Times New Roman"/>
        </w:rPr>
        <w:t>For h</w:t>
      </w:r>
      <w:r w:rsidR="00563920" w:rsidRPr="00DA6205">
        <w:rPr>
          <w:rFonts w:ascii="Times New Roman" w:hAnsi="Times New Roman"/>
        </w:rPr>
        <w:t>euri</w:t>
      </w:r>
      <w:r w:rsidR="008C10D5" w:rsidRPr="00DA6205">
        <w:rPr>
          <w:rFonts w:ascii="Times New Roman" w:hAnsi="Times New Roman"/>
        </w:rPr>
        <w:t>stic and energy-based thresholding time-domain</w:t>
      </w:r>
      <w:r w:rsidRPr="00DA6205">
        <w:rPr>
          <w:rFonts w:ascii="Times New Roman" w:hAnsi="Times New Roman"/>
        </w:rPr>
        <w:t>,</w:t>
      </w:r>
      <w:r w:rsidR="008C10D5" w:rsidRPr="00DA6205">
        <w:rPr>
          <w:rFonts w:ascii="Times New Roman" w:hAnsi="Times New Roman"/>
        </w:rPr>
        <w:t xml:space="preserve"> RMS decibel calculations combined with Fast Fourier Transform (FTT) spectral energy band ratios are </w:t>
      </w:r>
      <w:proofErr w:type="spellStart"/>
      <w:r w:rsidR="008C10D5" w:rsidRPr="00DA6205">
        <w:rPr>
          <w:rFonts w:ascii="Times New Roman" w:hAnsi="Times New Roman"/>
        </w:rPr>
        <w:t>utlilised</w:t>
      </w:r>
      <w:proofErr w:type="spellEnd"/>
      <w:r w:rsidR="00F76785">
        <w:rPr>
          <w:rFonts w:ascii="Times New Roman" w:hAnsi="Times New Roman"/>
        </w:rPr>
        <w:t xml:space="preserve"> </w:t>
      </w:r>
      <w:r w:rsidR="009A6737">
        <w:rPr>
          <w:rFonts w:ascii="Times New Roman" w:hAnsi="Times New Roman"/>
        </w:rPr>
        <w:t>[18]</w:t>
      </w:r>
      <w:r w:rsidRPr="00DA6205">
        <w:rPr>
          <w:rFonts w:ascii="Times New Roman" w:hAnsi="Times New Roman"/>
        </w:rPr>
        <w:t xml:space="preserve">. </w:t>
      </w:r>
      <w:r w:rsidR="00E174D1" w:rsidRPr="00DA6205">
        <w:rPr>
          <w:rFonts w:ascii="Times New Roman" w:hAnsi="Times New Roman"/>
        </w:rPr>
        <w:t>The typical target range of</w:t>
      </w:r>
      <w:r w:rsidR="005F519E" w:rsidRPr="00DA6205">
        <w:rPr>
          <w:rFonts w:ascii="Times New Roman" w:hAnsi="Times New Roman"/>
        </w:rPr>
        <w:t xml:space="preserve"> snoring are</w:t>
      </w:r>
      <w:r w:rsidR="00E174D1" w:rsidRPr="00DA6205">
        <w:rPr>
          <w:rFonts w:ascii="Times New Roman" w:hAnsi="Times New Roman"/>
        </w:rPr>
        <w:t xml:space="preserve"> low frequencies between 80 Hz and 500 Hz</w:t>
      </w:r>
      <w:r w:rsidR="00195722" w:rsidRPr="00DA6205">
        <w:rPr>
          <w:rFonts w:ascii="Times New Roman" w:hAnsi="Times New Roman"/>
        </w:rPr>
        <w:t>,</w:t>
      </w:r>
      <w:r w:rsidR="005F519E" w:rsidRPr="00DA6205">
        <w:rPr>
          <w:rFonts w:ascii="Times New Roman" w:hAnsi="Times New Roman"/>
        </w:rPr>
        <w:t xml:space="preserve"> offer</w:t>
      </w:r>
      <w:r w:rsidR="00195722" w:rsidRPr="00DA6205">
        <w:rPr>
          <w:rFonts w:ascii="Times New Roman" w:hAnsi="Times New Roman"/>
        </w:rPr>
        <w:t>ing</w:t>
      </w:r>
      <w:r w:rsidR="005F519E" w:rsidRPr="00DA6205">
        <w:rPr>
          <w:rFonts w:ascii="Times New Roman" w:hAnsi="Times New Roman"/>
        </w:rPr>
        <w:t xml:space="preserve"> computationally lightweight and fully transparent model during earl</w:t>
      </w:r>
      <w:r w:rsidR="00195722" w:rsidRPr="00DA6205">
        <w:rPr>
          <w:rFonts w:ascii="Times New Roman" w:hAnsi="Times New Roman"/>
        </w:rPr>
        <w:t xml:space="preserve">y debugging. </w:t>
      </w:r>
      <w:r w:rsidR="00F80D6C" w:rsidRPr="00DA6205">
        <w:rPr>
          <w:rFonts w:ascii="Times New Roman" w:hAnsi="Times New Roman"/>
        </w:rPr>
        <w:t xml:space="preserve">Energy threshold alone was found to be struggling </w:t>
      </w:r>
      <w:r w:rsidR="00EB40A4" w:rsidRPr="00DA6205">
        <w:rPr>
          <w:rFonts w:ascii="Times New Roman" w:hAnsi="Times New Roman"/>
        </w:rPr>
        <w:t xml:space="preserve">with being able to differentiate snoring from ambient background noises, which led to </w:t>
      </w:r>
      <w:r w:rsidR="0012142B" w:rsidRPr="00DA6205">
        <w:rPr>
          <w:rFonts w:ascii="Times New Roman" w:hAnsi="Times New Roman"/>
        </w:rPr>
        <w:t>high false-positive rates.</w:t>
      </w:r>
    </w:p>
    <w:p w14:paraId="42A05712" w14:textId="77777777" w:rsidR="0012142B" w:rsidRPr="00DA6205" w:rsidRDefault="0012142B" w:rsidP="00563920">
      <w:pPr>
        <w:rPr>
          <w:rFonts w:ascii="Times New Roman" w:hAnsi="Times New Roman"/>
        </w:rPr>
      </w:pPr>
    </w:p>
    <w:p w14:paraId="550AC40B" w14:textId="0622CF03" w:rsidR="0012142B" w:rsidRPr="00DA6205" w:rsidRDefault="0012142B" w:rsidP="00563920">
      <w:pPr>
        <w:rPr>
          <w:rFonts w:ascii="Times New Roman" w:hAnsi="Times New Roman"/>
        </w:rPr>
      </w:pPr>
      <w:proofErr w:type="spellStart"/>
      <w:r w:rsidRPr="00DA6205">
        <w:rPr>
          <w:rFonts w:ascii="Times New Roman" w:hAnsi="Times New Roman"/>
        </w:rPr>
        <w:t>TinyML</w:t>
      </w:r>
      <w:proofErr w:type="spellEnd"/>
      <w:r w:rsidRPr="00DA6205">
        <w:rPr>
          <w:rFonts w:ascii="Times New Roman" w:hAnsi="Times New Roman"/>
        </w:rPr>
        <w:t xml:space="preserve"> and Microcontroller Frameworks: Literature demonstrates that TensorFlow Lite for Microcontrollers (TFLM) can run on low-power microcontrollers to detect continuous acoustic keywords or snoring pattern </w:t>
      </w:r>
      <w:r w:rsidR="009A6737">
        <w:rPr>
          <w:rFonts w:ascii="Times New Roman" w:hAnsi="Times New Roman"/>
        </w:rPr>
        <w:t>[22][23]</w:t>
      </w:r>
      <w:r w:rsidRPr="00DA6205">
        <w:rPr>
          <w:rFonts w:ascii="Times New Roman" w:hAnsi="Times New Roman"/>
        </w:rPr>
        <w:t>.</w:t>
      </w:r>
    </w:p>
    <w:p w14:paraId="67502C8F" w14:textId="77777777" w:rsidR="00B5243D" w:rsidRPr="00DA6205" w:rsidRDefault="00B5243D" w:rsidP="00563920">
      <w:pPr>
        <w:rPr>
          <w:rFonts w:ascii="Times New Roman" w:hAnsi="Times New Roman"/>
        </w:rPr>
      </w:pPr>
    </w:p>
    <w:p w14:paraId="33E17CA7" w14:textId="62A86FF4" w:rsidR="00B5243D" w:rsidRPr="00DA6205" w:rsidRDefault="00B5243D" w:rsidP="00563920">
      <w:pPr>
        <w:rPr>
          <w:rFonts w:ascii="Times New Roman" w:hAnsi="Times New Roman"/>
        </w:rPr>
      </w:pPr>
      <w:r w:rsidRPr="00DA6205">
        <w:rPr>
          <w:rFonts w:ascii="Times New Roman" w:hAnsi="Times New Roman"/>
        </w:rPr>
        <w:t>1DCNN</w:t>
      </w:r>
      <w:r w:rsidR="000F1308" w:rsidRPr="00DA6205">
        <w:rPr>
          <w:rFonts w:ascii="Times New Roman" w:hAnsi="Times New Roman"/>
        </w:rPr>
        <w:t>: Recent literature emphasises on processing raw frame-based 1D audio time-series waveforms directly through 1DCNN</w:t>
      </w:r>
      <w:r w:rsidR="00F97AB4">
        <w:rPr>
          <w:rFonts w:ascii="Times New Roman" w:hAnsi="Times New Roman"/>
        </w:rPr>
        <w:t xml:space="preserve"> [12][13]</w:t>
      </w:r>
      <w:r w:rsidR="000F1308" w:rsidRPr="00DA6205">
        <w:rPr>
          <w:rFonts w:ascii="Times New Roman" w:hAnsi="Times New Roman"/>
        </w:rPr>
        <w:t xml:space="preserve">. </w:t>
      </w:r>
      <w:proofErr w:type="spellStart"/>
      <w:r w:rsidR="000F1308" w:rsidRPr="00DA6205">
        <w:rPr>
          <w:rFonts w:ascii="Times New Roman" w:hAnsi="Times New Roman"/>
        </w:rPr>
        <w:t>Pavlok</w:t>
      </w:r>
      <w:proofErr w:type="spellEnd"/>
      <w:r w:rsidR="000F1308" w:rsidRPr="00DA6205">
        <w:rPr>
          <w:rFonts w:ascii="Times New Roman" w:hAnsi="Times New Roman"/>
        </w:rPr>
        <w:t xml:space="preserve"> Nudge was developed with 1DCNN architecture</w:t>
      </w:r>
      <w:r w:rsidR="00DD74F5" w:rsidRPr="00DA6205">
        <w:rPr>
          <w:rFonts w:ascii="Times New Roman" w:hAnsi="Times New Roman"/>
        </w:rPr>
        <w:t xml:space="preserve"> on Linux, demonstrating 8-16 channel 1DCNN achieving ~0.99 test accuracy with only 1337 trainable parameters. This architecture eliminates the manual feature extraction pipeline for a 2D Mel-Frequency Cepstral Coefficients (MFCCs) and log-mel spectr</w:t>
      </w:r>
      <w:r w:rsidR="00740FB1" w:rsidRPr="00DA6205">
        <w:rPr>
          <w:rFonts w:ascii="Times New Roman" w:hAnsi="Times New Roman"/>
        </w:rPr>
        <w:t>ograms, ensuring that parameters size can be compressed, making it suitable for low-latency edge deployment.</w:t>
      </w:r>
    </w:p>
    <w:p w14:paraId="58A0ACC1" w14:textId="77777777" w:rsidR="00740FB1" w:rsidRPr="00DA6205" w:rsidRDefault="00740FB1" w:rsidP="00563920">
      <w:pPr>
        <w:rPr>
          <w:rFonts w:ascii="Times New Roman" w:hAnsi="Times New Roman"/>
        </w:rPr>
      </w:pPr>
    </w:p>
    <w:p w14:paraId="1FB1166D" w14:textId="211276C9" w:rsidR="00614214" w:rsidRPr="00DA6205" w:rsidRDefault="00614214" w:rsidP="00A65498">
      <w:pPr>
        <w:pStyle w:val="ListParagraph"/>
        <w:numPr>
          <w:ilvl w:val="2"/>
          <w:numId w:val="2"/>
        </w:numPr>
        <w:rPr>
          <w:rFonts w:ascii="Times New Roman" w:hAnsi="Times New Roman"/>
        </w:rPr>
      </w:pPr>
      <w:r w:rsidRPr="00DA6205">
        <w:rPr>
          <w:rFonts w:ascii="Times New Roman" w:hAnsi="Times New Roman"/>
        </w:rPr>
        <w:t>Actuation and Communication Protocols</w:t>
      </w:r>
    </w:p>
    <w:p w14:paraId="0FAE164D" w14:textId="2DF0A8CF" w:rsidR="00717078" w:rsidRPr="00DA6205" w:rsidRDefault="00717078" w:rsidP="00717078">
      <w:pPr>
        <w:rPr>
          <w:rFonts w:ascii="Times New Roman" w:hAnsi="Times New Roman"/>
        </w:rPr>
      </w:pPr>
      <w:r w:rsidRPr="00DA6205">
        <w:rPr>
          <w:rFonts w:ascii="Times New Roman" w:hAnsi="Times New Roman"/>
        </w:rPr>
        <w:t>For a snore detector to be a closed-loop system, actuation commands must be transmitted to a haptic wearable</w:t>
      </w:r>
      <w:r w:rsidR="00223801" w:rsidRPr="00DA6205">
        <w:rPr>
          <w:rFonts w:ascii="Times New Roman" w:hAnsi="Times New Roman"/>
        </w:rPr>
        <w:t>.</w:t>
      </w:r>
    </w:p>
    <w:p w14:paraId="0F87E52D" w14:textId="5F3F0F99" w:rsidR="00223801" w:rsidRPr="00DA6205" w:rsidRDefault="0006716B" w:rsidP="00040CFD">
      <w:pPr>
        <w:jc w:val="center"/>
        <w:rPr>
          <w:rFonts w:ascii="Times New Roman" w:hAnsi="Times New Roman"/>
        </w:rPr>
      </w:pPr>
      <w:r w:rsidRPr="00DA6205">
        <w:rPr>
          <w:rFonts w:ascii="Times New Roman" w:hAnsi="Times New Roman"/>
          <w:bCs/>
          <w:noProof/>
          <w:szCs w:val="24"/>
        </w:rPr>
        <w:lastRenderedPageBreak/>
        <w:drawing>
          <wp:inline distT="0" distB="0" distL="0" distR="0" wp14:anchorId="11464DE8" wp14:editId="51277148">
            <wp:extent cx="5085933" cy="1412209"/>
            <wp:effectExtent l="0" t="0" r="635" b="0"/>
            <wp:docPr id="135246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66833" name=""/>
                    <pic:cNvPicPr/>
                  </pic:nvPicPr>
                  <pic:blipFill>
                    <a:blip r:embed="rId13"/>
                    <a:stretch>
                      <a:fillRect/>
                    </a:stretch>
                  </pic:blipFill>
                  <pic:spPr>
                    <a:xfrm>
                      <a:off x="0" y="0"/>
                      <a:ext cx="5100619" cy="1416287"/>
                    </a:xfrm>
                    <a:prstGeom prst="rect">
                      <a:avLst/>
                    </a:prstGeom>
                  </pic:spPr>
                </pic:pic>
              </a:graphicData>
            </a:graphic>
          </wp:inline>
        </w:drawing>
      </w:r>
    </w:p>
    <w:p w14:paraId="69B06AA5" w14:textId="265B2171" w:rsidR="0006716B" w:rsidRPr="00DA6205" w:rsidRDefault="0006716B" w:rsidP="00040CFD">
      <w:pPr>
        <w:jc w:val="center"/>
        <w:rPr>
          <w:rFonts w:ascii="Times New Roman" w:hAnsi="Times New Roman"/>
        </w:rPr>
      </w:pPr>
      <w:r w:rsidRPr="00DA6205">
        <w:rPr>
          <w:rFonts w:ascii="Times New Roman" w:hAnsi="Times New Roman"/>
        </w:rPr>
        <w:t>Figure 1.</w:t>
      </w:r>
      <w:r w:rsidR="00040CFD">
        <w:rPr>
          <w:rFonts w:ascii="Times New Roman" w:hAnsi="Times New Roman"/>
        </w:rPr>
        <w:t xml:space="preserve"> Communication protocol </w:t>
      </w:r>
      <w:r w:rsidR="00E504FA">
        <w:rPr>
          <w:rFonts w:ascii="Times New Roman" w:hAnsi="Times New Roman"/>
        </w:rPr>
        <w:t>general pipeline</w:t>
      </w:r>
    </w:p>
    <w:p w14:paraId="117B8FC6" w14:textId="77777777" w:rsidR="0006716B" w:rsidRPr="00DA6205" w:rsidRDefault="0006716B" w:rsidP="00717078">
      <w:pPr>
        <w:rPr>
          <w:rFonts w:ascii="Times New Roman" w:hAnsi="Times New Roman"/>
        </w:rPr>
      </w:pPr>
    </w:p>
    <w:p w14:paraId="671472BF" w14:textId="576079CA" w:rsidR="0006716B" w:rsidRPr="00DA6205" w:rsidRDefault="0006716B" w:rsidP="00717078">
      <w:pPr>
        <w:rPr>
          <w:rFonts w:ascii="Times New Roman" w:hAnsi="Times New Roman"/>
        </w:rPr>
      </w:pPr>
      <w:r w:rsidRPr="00DA6205">
        <w:rPr>
          <w:rFonts w:ascii="Times New Roman" w:hAnsi="Times New Roman"/>
        </w:rPr>
        <w:t>Figure 1 shows the two route</w:t>
      </w:r>
      <w:r w:rsidR="00D755AE" w:rsidRPr="00DA6205">
        <w:rPr>
          <w:rFonts w:ascii="Times New Roman" w:hAnsi="Times New Roman"/>
        </w:rPr>
        <w:t>s</w:t>
      </w:r>
      <w:r w:rsidRPr="00DA6205">
        <w:rPr>
          <w:rFonts w:ascii="Times New Roman" w:hAnsi="Times New Roman"/>
        </w:rPr>
        <w:t xml:space="preserve"> investigated</w:t>
      </w:r>
      <w:r w:rsidR="00407DE9" w:rsidRPr="00DA6205">
        <w:rPr>
          <w:rFonts w:ascii="Times New Roman" w:hAnsi="Times New Roman"/>
        </w:rPr>
        <w:t>, Cloud REST API and Direct BLE GATT.</w:t>
      </w:r>
    </w:p>
    <w:p w14:paraId="1664BCB6" w14:textId="3CAA425F" w:rsidR="00407DE9" w:rsidRPr="00DA6205" w:rsidRDefault="00407DE9" w:rsidP="00717078">
      <w:pPr>
        <w:rPr>
          <w:rFonts w:ascii="Times New Roman" w:hAnsi="Times New Roman"/>
        </w:rPr>
      </w:pPr>
      <w:r w:rsidRPr="00DA6205">
        <w:rPr>
          <w:rFonts w:ascii="Times New Roman" w:hAnsi="Times New Roman"/>
        </w:rPr>
        <w:t xml:space="preserve">Cloud REST API offers a documented OAuth authentication, where </w:t>
      </w:r>
      <w:proofErr w:type="spellStart"/>
      <w:r w:rsidRPr="00DA6205">
        <w:rPr>
          <w:rFonts w:ascii="Times New Roman" w:hAnsi="Times New Roman"/>
        </w:rPr>
        <w:t>Pavlok</w:t>
      </w:r>
      <w:proofErr w:type="spellEnd"/>
      <w:r w:rsidRPr="00DA6205">
        <w:rPr>
          <w:rFonts w:ascii="Times New Roman" w:hAnsi="Times New Roman"/>
        </w:rPr>
        <w:t xml:space="preserve"> </w:t>
      </w:r>
      <w:r w:rsidR="0064135F" w:rsidRPr="00DA6205">
        <w:rPr>
          <w:rFonts w:ascii="Times New Roman" w:hAnsi="Times New Roman"/>
        </w:rPr>
        <w:t>have a verified command delivery and a relatively easy set-up</w:t>
      </w:r>
      <w:r w:rsidR="00D970C7">
        <w:rPr>
          <w:rFonts w:ascii="Times New Roman" w:hAnsi="Times New Roman"/>
        </w:rPr>
        <w:t xml:space="preserve"> </w:t>
      </w:r>
      <w:r w:rsidR="009A6737">
        <w:rPr>
          <w:rFonts w:ascii="Times New Roman" w:hAnsi="Times New Roman"/>
        </w:rPr>
        <w:t>[25]</w:t>
      </w:r>
      <w:r w:rsidR="0064135F" w:rsidRPr="00DA6205">
        <w:rPr>
          <w:rFonts w:ascii="Times New Roman" w:hAnsi="Times New Roman"/>
        </w:rPr>
        <w:t>. It however requires a constant active internet connection</w:t>
      </w:r>
      <w:r w:rsidR="00897029" w:rsidRPr="00DA6205">
        <w:rPr>
          <w:rFonts w:ascii="Times New Roman" w:hAnsi="Times New Roman"/>
        </w:rPr>
        <w:t>, which may result in network-latency</w:t>
      </w:r>
      <w:r w:rsidR="00E950D7" w:rsidRPr="00DA6205">
        <w:rPr>
          <w:rFonts w:ascii="Times New Roman" w:hAnsi="Times New Roman"/>
        </w:rPr>
        <w:t xml:space="preserve"> issues</w:t>
      </w:r>
      <w:r w:rsidR="00897029" w:rsidRPr="00DA6205">
        <w:rPr>
          <w:rFonts w:ascii="Times New Roman" w:hAnsi="Times New Roman"/>
        </w:rPr>
        <w:t xml:space="preserve"> and cloud server dependency</w:t>
      </w:r>
      <w:r w:rsidR="00E950D7" w:rsidRPr="00DA6205">
        <w:rPr>
          <w:rFonts w:ascii="Times New Roman" w:hAnsi="Times New Roman"/>
        </w:rPr>
        <w:t>.</w:t>
      </w:r>
    </w:p>
    <w:p w14:paraId="654104C6" w14:textId="4704086B" w:rsidR="00E950D7" w:rsidRPr="00DA6205" w:rsidRDefault="00E950D7" w:rsidP="00717078">
      <w:pPr>
        <w:rPr>
          <w:rFonts w:ascii="Times New Roman" w:hAnsi="Times New Roman"/>
        </w:rPr>
      </w:pPr>
    </w:p>
    <w:p w14:paraId="73724C35" w14:textId="6A2116C7" w:rsidR="00E950D7" w:rsidRPr="00DA6205" w:rsidRDefault="00E950D7" w:rsidP="00717078">
      <w:pPr>
        <w:rPr>
          <w:rFonts w:ascii="Times New Roman" w:hAnsi="Times New Roman"/>
        </w:rPr>
      </w:pPr>
      <w:r w:rsidRPr="00DA6205">
        <w:rPr>
          <w:rFonts w:ascii="Times New Roman" w:hAnsi="Times New Roman"/>
        </w:rPr>
        <w:t xml:space="preserve">Direct BLE GATT allows for a fully offline </w:t>
      </w:r>
      <w:r w:rsidR="00C97437" w:rsidRPr="00DA6205">
        <w:rPr>
          <w:rFonts w:ascii="Times New Roman" w:hAnsi="Times New Roman"/>
        </w:rPr>
        <w:t>pipeline, ensuring zero internet depen</w:t>
      </w:r>
      <w:r w:rsidR="00600319" w:rsidRPr="00DA6205">
        <w:rPr>
          <w:rFonts w:ascii="Times New Roman" w:hAnsi="Times New Roman"/>
        </w:rPr>
        <w:t>dencies. This ensures for maximum privacy and low transmission latency</w:t>
      </w:r>
      <w:r w:rsidR="00460F84" w:rsidRPr="00DA6205">
        <w:rPr>
          <w:rFonts w:ascii="Times New Roman" w:hAnsi="Times New Roman"/>
        </w:rPr>
        <w:t>. However</w:t>
      </w:r>
      <w:r w:rsidR="00CF044A" w:rsidRPr="00DA6205">
        <w:rPr>
          <w:rFonts w:ascii="Times New Roman" w:hAnsi="Times New Roman"/>
        </w:rPr>
        <w:t xml:space="preserve">, GATT stack can be unstable on low-power </w:t>
      </w:r>
      <w:r w:rsidR="0095092B" w:rsidRPr="00DA6205">
        <w:rPr>
          <w:rFonts w:ascii="Times New Roman" w:hAnsi="Times New Roman"/>
        </w:rPr>
        <w:t>MCUs, which can lead to connection dropouts and issue with pairing handshakes</w:t>
      </w:r>
      <w:r w:rsidR="00E9363D" w:rsidRPr="00DA6205">
        <w:rPr>
          <w:rFonts w:ascii="Times New Roman" w:hAnsi="Times New Roman"/>
        </w:rPr>
        <w:t>.</w:t>
      </w:r>
    </w:p>
    <w:p w14:paraId="7ECD986B" w14:textId="77777777" w:rsidR="00E9363D" w:rsidRPr="00DA6205" w:rsidRDefault="00E9363D" w:rsidP="00717078">
      <w:pPr>
        <w:rPr>
          <w:rFonts w:ascii="Times New Roman" w:hAnsi="Times New Roman"/>
        </w:rPr>
      </w:pPr>
    </w:p>
    <w:p w14:paraId="05511F2C" w14:textId="77EA7EE9" w:rsidR="00E9363D" w:rsidRPr="00DA6205" w:rsidRDefault="00D755AE" w:rsidP="00717078">
      <w:pPr>
        <w:rPr>
          <w:rFonts w:ascii="Times New Roman" w:hAnsi="Times New Roman"/>
        </w:rPr>
      </w:pPr>
      <w:r w:rsidRPr="00DA6205">
        <w:rPr>
          <w:rFonts w:ascii="Times New Roman" w:hAnsi="Times New Roman"/>
        </w:rPr>
        <w:t xml:space="preserve">The signal trade-offs between the two routes are </w:t>
      </w:r>
      <w:r w:rsidR="00620C07" w:rsidRPr="00DA6205">
        <w:rPr>
          <w:rFonts w:ascii="Times New Roman" w:hAnsi="Times New Roman"/>
        </w:rPr>
        <w:t xml:space="preserve">as follows. Cloud REST API </w:t>
      </w:r>
      <w:r w:rsidR="00FA2954" w:rsidRPr="00DA6205">
        <w:rPr>
          <w:rFonts w:ascii="Times New Roman" w:hAnsi="Times New Roman"/>
        </w:rPr>
        <w:t>offers fast prototyping validation</w:t>
      </w:r>
      <w:r w:rsidR="004D07F4" w:rsidRPr="00DA6205">
        <w:rPr>
          <w:rFonts w:ascii="Times New Roman" w:hAnsi="Times New Roman"/>
        </w:rPr>
        <w:t xml:space="preserve"> though it introduces internet dependencies. While Direct BLE GATT links offer</w:t>
      </w:r>
      <w:r w:rsidR="00E72FB3" w:rsidRPr="00DA6205">
        <w:rPr>
          <w:rFonts w:ascii="Times New Roman" w:hAnsi="Times New Roman"/>
        </w:rPr>
        <w:t xml:space="preserve"> standalone operation, but it can face memory and protocol bottlenecks on resource-</w:t>
      </w:r>
      <w:proofErr w:type="spellStart"/>
      <w:r w:rsidR="00E72FB3" w:rsidRPr="00DA6205">
        <w:rPr>
          <w:rFonts w:ascii="Times New Roman" w:hAnsi="Times New Roman"/>
        </w:rPr>
        <w:t>contrained</w:t>
      </w:r>
      <w:proofErr w:type="spellEnd"/>
      <w:r w:rsidR="00E72FB3" w:rsidRPr="00DA6205">
        <w:rPr>
          <w:rFonts w:ascii="Times New Roman" w:hAnsi="Times New Roman"/>
        </w:rPr>
        <w:t xml:space="preserve"> MCUs.</w:t>
      </w:r>
    </w:p>
    <w:p w14:paraId="4B821996" w14:textId="77777777" w:rsidR="00D57B49" w:rsidRPr="00DA6205" w:rsidRDefault="00D57B49" w:rsidP="00717078">
      <w:pPr>
        <w:rPr>
          <w:rFonts w:ascii="Times New Roman" w:hAnsi="Times New Roman"/>
        </w:rPr>
      </w:pPr>
    </w:p>
    <w:p w14:paraId="30A5E333" w14:textId="6E16E84C" w:rsidR="00D57B49" w:rsidRPr="00DA6205" w:rsidRDefault="00B548BF" w:rsidP="00D57B49">
      <w:pPr>
        <w:pStyle w:val="ListParagraph"/>
        <w:numPr>
          <w:ilvl w:val="1"/>
          <w:numId w:val="2"/>
        </w:numPr>
        <w:rPr>
          <w:rFonts w:ascii="Times New Roman" w:hAnsi="Times New Roman"/>
        </w:rPr>
      </w:pPr>
      <w:r w:rsidRPr="00DA6205">
        <w:rPr>
          <w:rFonts w:ascii="Times New Roman" w:hAnsi="Times New Roman"/>
        </w:rPr>
        <w:t>Research Gaps Identified</w:t>
      </w:r>
    </w:p>
    <w:p w14:paraId="03BEB3B9" w14:textId="7411C850" w:rsidR="006D14BA" w:rsidRPr="00DA6205" w:rsidRDefault="00D57B49" w:rsidP="006D14BA">
      <w:pPr>
        <w:pStyle w:val="ListParagraph"/>
        <w:numPr>
          <w:ilvl w:val="2"/>
          <w:numId w:val="2"/>
        </w:numPr>
        <w:rPr>
          <w:rFonts w:ascii="Times New Roman" w:hAnsi="Times New Roman"/>
        </w:rPr>
      </w:pPr>
      <w:r w:rsidRPr="00DA6205">
        <w:rPr>
          <w:rFonts w:ascii="Times New Roman" w:hAnsi="Times New Roman"/>
        </w:rPr>
        <w:t>User-Specific Attribution and Multi-Person Interferenc</w:t>
      </w:r>
      <w:r w:rsidR="006D14BA" w:rsidRPr="00DA6205">
        <w:rPr>
          <w:rFonts w:ascii="Times New Roman" w:hAnsi="Times New Roman"/>
        </w:rPr>
        <w:t>e</w:t>
      </w:r>
    </w:p>
    <w:p w14:paraId="39C792D5" w14:textId="6D06EE91" w:rsidR="00017B6F" w:rsidRPr="00DA6205" w:rsidRDefault="00F3525B" w:rsidP="00017B6F">
      <w:pPr>
        <w:rPr>
          <w:rFonts w:ascii="Times New Roman" w:hAnsi="Times New Roman"/>
        </w:rPr>
      </w:pPr>
      <w:r w:rsidRPr="00DA6205">
        <w:rPr>
          <w:rFonts w:ascii="Times New Roman" w:hAnsi="Times New Roman"/>
        </w:rPr>
        <w:t xml:space="preserve">Prior closed-loop studies trained their snore classifiers on general snore datasets. This potentially </w:t>
      </w:r>
      <w:r w:rsidR="002C44D1" w:rsidRPr="00DA6205">
        <w:rPr>
          <w:rFonts w:ascii="Times New Roman" w:hAnsi="Times New Roman"/>
        </w:rPr>
        <w:t>creates a system which is unable to distinguish between the user and a snoring bed partner</w:t>
      </w:r>
      <w:r w:rsidR="008D1BC1" w:rsidRPr="00DA6205">
        <w:rPr>
          <w:rFonts w:ascii="Times New Roman" w:hAnsi="Times New Roman"/>
        </w:rPr>
        <w:t>, which makes it susceptible to high risk of misapplied haptic triggers.</w:t>
      </w:r>
    </w:p>
    <w:p w14:paraId="63B2518E" w14:textId="77777777" w:rsidR="008D1BC1" w:rsidRPr="00DA6205" w:rsidRDefault="008D1BC1" w:rsidP="00017B6F">
      <w:pPr>
        <w:rPr>
          <w:rFonts w:ascii="Times New Roman" w:hAnsi="Times New Roman"/>
        </w:rPr>
      </w:pPr>
    </w:p>
    <w:p w14:paraId="1EED465A" w14:textId="188AB11E" w:rsidR="006D14BA" w:rsidRPr="00DA6205" w:rsidRDefault="006D14BA" w:rsidP="006D14BA">
      <w:pPr>
        <w:pStyle w:val="ListParagraph"/>
        <w:numPr>
          <w:ilvl w:val="2"/>
          <w:numId w:val="2"/>
        </w:numPr>
        <w:rPr>
          <w:rFonts w:ascii="Times New Roman" w:hAnsi="Times New Roman"/>
        </w:rPr>
      </w:pPr>
      <w:r w:rsidRPr="00DA6205">
        <w:rPr>
          <w:rFonts w:ascii="Times New Roman" w:hAnsi="Times New Roman"/>
        </w:rPr>
        <w:t>Real Bedroom Robustness</w:t>
      </w:r>
    </w:p>
    <w:p w14:paraId="683123FA" w14:textId="3E98B8A1" w:rsidR="008D1BC1" w:rsidRPr="00DA6205" w:rsidRDefault="00253359" w:rsidP="008D1BC1">
      <w:pPr>
        <w:rPr>
          <w:rFonts w:ascii="Times New Roman" w:hAnsi="Times New Roman"/>
        </w:rPr>
      </w:pPr>
      <w:r w:rsidRPr="00DA6205">
        <w:rPr>
          <w:rFonts w:ascii="Times New Roman" w:hAnsi="Times New Roman"/>
        </w:rPr>
        <w:t xml:space="preserve">Most high-accuracy snoring classifiers are evaluated using clean public audio datasets. This lacks the overnight empirical </w:t>
      </w:r>
      <w:r w:rsidR="00C02CBB" w:rsidRPr="00DA6205">
        <w:rPr>
          <w:rFonts w:ascii="Times New Roman" w:hAnsi="Times New Roman"/>
        </w:rPr>
        <w:t>validation under unconstrained bedroom acoustics and background noises</w:t>
      </w:r>
      <w:r w:rsidR="00D970C7">
        <w:rPr>
          <w:rFonts w:ascii="Times New Roman" w:hAnsi="Times New Roman"/>
        </w:rPr>
        <w:t xml:space="preserve"> [4]</w:t>
      </w:r>
      <w:r w:rsidR="009A6737">
        <w:rPr>
          <w:rFonts w:ascii="Times New Roman" w:hAnsi="Times New Roman"/>
        </w:rPr>
        <w:t>[10]</w:t>
      </w:r>
      <w:r w:rsidR="00C02CBB" w:rsidRPr="00DA6205">
        <w:rPr>
          <w:rFonts w:ascii="Times New Roman" w:hAnsi="Times New Roman"/>
        </w:rPr>
        <w:t>.</w:t>
      </w:r>
    </w:p>
    <w:p w14:paraId="21AD6A92" w14:textId="77777777" w:rsidR="00C02CBB" w:rsidRPr="00DA6205" w:rsidRDefault="00C02CBB" w:rsidP="008D1BC1">
      <w:pPr>
        <w:rPr>
          <w:rFonts w:ascii="Times New Roman" w:hAnsi="Times New Roman"/>
        </w:rPr>
      </w:pPr>
    </w:p>
    <w:p w14:paraId="3552C351" w14:textId="179EA91D" w:rsidR="006D14BA" w:rsidRPr="00DA6205" w:rsidRDefault="002A3510" w:rsidP="006D14BA">
      <w:pPr>
        <w:pStyle w:val="ListParagraph"/>
        <w:numPr>
          <w:ilvl w:val="2"/>
          <w:numId w:val="2"/>
        </w:numPr>
        <w:rPr>
          <w:rFonts w:ascii="Times New Roman" w:hAnsi="Times New Roman"/>
        </w:rPr>
      </w:pPr>
      <w:r>
        <w:rPr>
          <w:rFonts w:ascii="Times New Roman" w:hAnsi="Times New Roman"/>
        </w:rPr>
        <w:t>P</w:t>
      </w:r>
      <w:r w:rsidR="00F97AB4">
        <w:rPr>
          <w:rFonts w:ascii="Times New Roman" w:hAnsi="Times New Roman"/>
        </w:rPr>
        <w:t xml:space="preserve">ractical </w:t>
      </w:r>
      <w:r>
        <w:rPr>
          <w:rFonts w:ascii="Times New Roman" w:hAnsi="Times New Roman"/>
        </w:rPr>
        <w:t>E</w:t>
      </w:r>
      <w:r w:rsidR="00F97AB4">
        <w:rPr>
          <w:rFonts w:ascii="Times New Roman" w:hAnsi="Times New Roman"/>
        </w:rPr>
        <w:t xml:space="preserve">ngineering </w:t>
      </w:r>
      <w:r>
        <w:rPr>
          <w:rFonts w:ascii="Times New Roman" w:hAnsi="Times New Roman"/>
        </w:rPr>
        <w:t>C</w:t>
      </w:r>
      <w:r w:rsidR="00F97AB4">
        <w:rPr>
          <w:rFonts w:ascii="Times New Roman" w:hAnsi="Times New Roman"/>
        </w:rPr>
        <w:t>hallenge</w:t>
      </w:r>
    </w:p>
    <w:p w14:paraId="2A8ACFAA" w14:textId="73750945" w:rsidR="00C02CBB" w:rsidRPr="00DA6205" w:rsidRDefault="00C02CBB" w:rsidP="00C02CBB">
      <w:pPr>
        <w:rPr>
          <w:rFonts w:ascii="Times New Roman" w:hAnsi="Times New Roman"/>
        </w:rPr>
      </w:pPr>
      <w:r w:rsidRPr="00DA6205">
        <w:rPr>
          <w:rFonts w:ascii="Times New Roman" w:hAnsi="Times New Roman"/>
        </w:rPr>
        <w:t xml:space="preserve">Although software feasibility has been well established on </w:t>
      </w:r>
      <w:r w:rsidR="00B953D8" w:rsidRPr="00DA6205">
        <w:rPr>
          <w:rFonts w:ascii="Times New Roman" w:hAnsi="Times New Roman"/>
        </w:rPr>
        <w:t xml:space="preserve">high-level host, such as Linux, moving the concurrent audio buffer processing </w:t>
      </w:r>
      <w:r w:rsidR="007E31F7" w:rsidRPr="00DA6205">
        <w:rPr>
          <w:rFonts w:ascii="Times New Roman" w:hAnsi="Times New Roman"/>
        </w:rPr>
        <w:t>and BLE GATT stacks onto a memory-constrained microcontroller remains an under-documented failure point.</w:t>
      </w:r>
    </w:p>
    <w:p w14:paraId="2DE561BF" w14:textId="77777777" w:rsidR="007E31F7" w:rsidRPr="00DA6205" w:rsidRDefault="007E31F7" w:rsidP="00C02CBB">
      <w:pPr>
        <w:rPr>
          <w:rFonts w:ascii="Times New Roman" w:hAnsi="Times New Roman"/>
        </w:rPr>
      </w:pPr>
    </w:p>
    <w:p w14:paraId="465454B9" w14:textId="7506CD2D" w:rsidR="00017B6F" w:rsidRPr="00DA6205" w:rsidRDefault="00017B6F" w:rsidP="006D14BA">
      <w:pPr>
        <w:pStyle w:val="ListParagraph"/>
        <w:numPr>
          <w:ilvl w:val="2"/>
          <w:numId w:val="2"/>
        </w:numPr>
        <w:rPr>
          <w:rFonts w:ascii="Times New Roman" w:hAnsi="Times New Roman"/>
        </w:rPr>
      </w:pPr>
      <w:r w:rsidRPr="00DA6205">
        <w:rPr>
          <w:rFonts w:ascii="Times New Roman" w:hAnsi="Times New Roman"/>
        </w:rPr>
        <w:t>Closed-loop Intervention Privacy and Comfort Controls</w:t>
      </w:r>
    </w:p>
    <w:p w14:paraId="6154266E" w14:textId="4B572FC2" w:rsidR="007E31F7" w:rsidRPr="00DA6205" w:rsidRDefault="00090661" w:rsidP="007E31F7">
      <w:pPr>
        <w:rPr>
          <w:rFonts w:ascii="Times New Roman" w:hAnsi="Times New Roman"/>
        </w:rPr>
      </w:pPr>
      <w:r w:rsidRPr="00DA6205">
        <w:rPr>
          <w:rFonts w:ascii="Times New Roman" w:hAnsi="Times New Roman"/>
        </w:rPr>
        <w:t>There is not enough documentation of sleep-disruption risks caused by over-triggering haptic wearable</w:t>
      </w:r>
      <w:r w:rsidR="00411E7A" w:rsidRPr="00DA6205">
        <w:rPr>
          <w:rFonts w:ascii="Times New Roman" w:hAnsi="Times New Roman"/>
        </w:rPr>
        <w:t>s. An adequate consecutive-hit filtering, cooldown windows and zero-raw audio local memory are rarely evaluated together in unified frameworks.</w:t>
      </w:r>
    </w:p>
    <w:p w14:paraId="47210801" w14:textId="77777777" w:rsidR="00411E7A" w:rsidRPr="00DA6205" w:rsidRDefault="00411E7A" w:rsidP="007E31F7">
      <w:pPr>
        <w:rPr>
          <w:rFonts w:ascii="Times New Roman" w:hAnsi="Times New Roman"/>
        </w:rPr>
      </w:pPr>
    </w:p>
    <w:p w14:paraId="70514CD7" w14:textId="7D30F1F7" w:rsidR="00B548BF" w:rsidRPr="00DA6205" w:rsidRDefault="00B548BF" w:rsidP="00B548BF">
      <w:pPr>
        <w:pStyle w:val="ListParagraph"/>
        <w:numPr>
          <w:ilvl w:val="1"/>
          <w:numId w:val="2"/>
        </w:numPr>
        <w:rPr>
          <w:rFonts w:ascii="Times New Roman" w:hAnsi="Times New Roman"/>
        </w:rPr>
      </w:pPr>
      <w:r w:rsidRPr="00DA6205">
        <w:rPr>
          <w:rFonts w:ascii="Times New Roman" w:hAnsi="Times New Roman"/>
        </w:rPr>
        <w:t>Selection and Justification of Proposed Techniques</w:t>
      </w:r>
    </w:p>
    <w:p w14:paraId="70045A81" w14:textId="25323AA0" w:rsidR="00C24EE3" w:rsidRPr="00DA6205" w:rsidRDefault="003A5736" w:rsidP="00C24EE3">
      <w:pPr>
        <w:rPr>
          <w:rFonts w:ascii="Times New Roman" w:hAnsi="Times New Roman"/>
        </w:rPr>
      </w:pPr>
      <w:r w:rsidRPr="00DA6205">
        <w:rPr>
          <w:rFonts w:ascii="Times New Roman" w:hAnsi="Times New Roman"/>
        </w:rPr>
        <w:t>The chosen closed-loop bedside wearable architecture is bedside acoustic sensing.</w:t>
      </w:r>
      <w:r w:rsidR="001C43FA" w:rsidRPr="00DA6205">
        <w:rPr>
          <w:rFonts w:ascii="Times New Roman" w:hAnsi="Times New Roman"/>
        </w:rPr>
        <w:t xml:space="preserve"> It was selected to ensure </w:t>
      </w:r>
      <w:r w:rsidR="007826B5" w:rsidRPr="00DA6205">
        <w:rPr>
          <w:rFonts w:ascii="Times New Roman" w:hAnsi="Times New Roman"/>
        </w:rPr>
        <w:t xml:space="preserve">close-to-zero physical sleep disruption. By coupling it with a targeted </w:t>
      </w:r>
      <w:r w:rsidR="007826B5" w:rsidRPr="00DA6205">
        <w:rPr>
          <w:rFonts w:ascii="Times New Roman" w:hAnsi="Times New Roman"/>
        </w:rPr>
        <w:lastRenderedPageBreak/>
        <w:t>haptic</w:t>
      </w:r>
      <w:r w:rsidR="0041730E" w:rsidRPr="00DA6205">
        <w:rPr>
          <w:rFonts w:ascii="Times New Roman" w:hAnsi="Times New Roman"/>
        </w:rPr>
        <w:t xml:space="preserve"> biofeedback via a </w:t>
      </w:r>
      <w:proofErr w:type="spellStart"/>
      <w:r w:rsidR="0041730E" w:rsidRPr="00DA6205">
        <w:rPr>
          <w:rFonts w:ascii="Times New Roman" w:hAnsi="Times New Roman"/>
        </w:rPr>
        <w:t>Pavlok</w:t>
      </w:r>
      <w:proofErr w:type="spellEnd"/>
      <w:r w:rsidR="0041730E" w:rsidRPr="00DA6205">
        <w:rPr>
          <w:rFonts w:ascii="Times New Roman" w:hAnsi="Times New Roman"/>
        </w:rPr>
        <w:t xml:space="preserve"> wearable, the goal is to prompt behavioural modification through postural </w:t>
      </w:r>
      <w:r w:rsidR="009D4AEE" w:rsidRPr="00DA6205">
        <w:rPr>
          <w:rFonts w:ascii="Times New Roman" w:hAnsi="Times New Roman"/>
        </w:rPr>
        <w:t>change.</w:t>
      </w:r>
    </w:p>
    <w:p w14:paraId="79DBF7CD" w14:textId="77777777" w:rsidR="009D4AEE" w:rsidRPr="00DA6205" w:rsidRDefault="009D4AEE" w:rsidP="00C24EE3">
      <w:pPr>
        <w:rPr>
          <w:rFonts w:ascii="Times New Roman" w:hAnsi="Times New Roman"/>
        </w:rPr>
      </w:pPr>
    </w:p>
    <w:p w14:paraId="538B040B" w14:textId="38A0F9BA" w:rsidR="009D4AEE" w:rsidRPr="00DA6205" w:rsidRDefault="009D4AEE" w:rsidP="00C24EE3">
      <w:pPr>
        <w:rPr>
          <w:rFonts w:ascii="Times New Roman" w:hAnsi="Times New Roman"/>
        </w:rPr>
      </w:pPr>
      <w:r w:rsidRPr="00DA6205">
        <w:rPr>
          <w:rFonts w:ascii="Times New Roman" w:hAnsi="Times New Roman"/>
        </w:rPr>
        <w:t>Classifier progression</w:t>
      </w:r>
      <w:r w:rsidR="00043C5D" w:rsidRPr="00DA6205">
        <w:rPr>
          <w:rFonts w:ascii="Times New Roman" w:hAnsi="Times New Roman"/>
        </w:rPr>
        <w:t>s</w:t>
      </w:r>
      <w:r w:rsidRPr="00DA6205">
        <w:rPr>
          <w:rFonts w:ascii="Times New Roman" w:hAnsi="Times New Roman"/>
        </w:rPr>
        <w:t xml:space="preserve"> were taken in two stages</w:t>
      </w:r>
      <w:r w:rsidR="00043C5D" w:rsidRPr="00DA6205">
        <w:rPr>
          <w:rFonts w:ascii="Times New Roman" w:hAnsi="Times New Roman"/>
        </w:rPr>
        <w:t>.</w:t>
      </w:r>
    </w:p>
    <w:p w14:paraId="3E861358" w14:textId="11F4BEEA" w:rsidR="00043C5D" w:rsidRPr="00DA6205" w:rsidRDefault="00043C5D" w:rsidP="00C24EE3">
      <w:pPr>
        <w:rPr>
          <w:rFonts w:ascii="Times New Roman" w:hAnsi="Times New Roman"/>
        </w:rPr>
      </w:pPr>
      <w:r w:rsidRPr="00DA6205">
        <w:rPr>
          <w:rFonts w:ascii="Times New Roman" w:hAnsi="Times New Roman"/>
        </w:rPr>
        <w:t>Stage 1 was an explainable heuristic energy threshold engine</w:t>
      </w:r>
      <w:r w:rsidR="00F16DAD" w:rsidRPr="00DA6205">
        <w:rPr>
          <w:rFonts w:ascii="Times New Roman" w:hAnsi="Times New Roman"/>
        </w:rPr>
        <w:t>, to validate the end-to-end processing and actuation loop</w:t>
      </w:r>
      <w:r w:rsidR="00835374" w:rsidRPr="00DA6205">
        <w:rPr>
          <w:rFonts w:ascii="Times New Roman" w:hAnsi="Times New Roman"/>
        </w:rPr>
        <w:t xml:space="preserve"> as seen in Figure 2</w:t>
      </w:r>
      <w:r w:rsidR="00F16DAD" w:rsidRPr="00DA6205">
        <w:rPr>
          <w:rFonts w:ascii="Times New Roman" w:hAnsi="Times New Roman"/>
        </w:rPr>
        <w:t>.</w:t>
      </w:r>
    </w:p>
    <w:p w14:paraId="01080C33" w14:textId="77777777" w:rsidR="00835374" w:rsidRPr="00DA6205" w:rsidRDefault="00835374" w:rsidP="00C24EE3">
      <w:pPr>
        <w:rPr>
          <w:rFonts w:ascii="Times New Roman" w:hAnsi="Times New Roman"/>
        </w:rPr>
      </w:pPr>
    </w:p>
    <w:p w14:paraId="2E678D42" w14:textId="0596B0C4" w:rsidR="00F16DAD" w:rsidRPr="00DA6205" w:rsidRDefault="00835374" w:rsidP="00E504FA">
      <w:pPr>
        <w:jc w:val="center"/>
        <w:rPr>
          <w:rFonts w:ascii="Times New Roman" w:hAnsi="Times New Roman"/>
        </w:rPr>
      </w:pPr>
      <w:r w:rsidRPr="00DA6205">
        <w:rPr>
          <w:rFonts w:ascii="Times New Roman" w:hAnsi="Times New Roman"/>
          <w:bCs/>
          <w:noProof/>
          <w:szCs w:val="24"/>
        </w:rPr>
        <w:drawing>
          <wp:inline distT="0" distB="0" distL="0" distR="0" wp14:anchorId="5C96B5E8" wp14:editId="1CCD7A3F">
            <wp:extent cx="5206073" cy="340995"/>
            <wp:effectExtent l="0" t="0" r="0" b="1905"/>
            <wp:docPr id="214228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2694" name=""/>
                    <pic:cNvPicPr/>
                  </pic:nvPicPr>
                  <pic:blipFill>
                    <a:blip r:embed="rId14"/>
                    <a:stretch>
                      <a:fillRect/>
                    </a:stretch>
                  </pic:blipFill>
                  <pic:spPr>
                    <a:xfrm>
                      <a:off x="0" y="0"/>
                      <a:ext cx="5208936" cy="341183"/>
                    </a:xfrm>
                    <a:prstGeom prst="rect">
                      <a:avLst/>
                    </a:prstGeom>
                  </pic:spPr>
                </pic:pic>
              </a:graphicData>
            </a:graphic>
          </wp:inline>
        </w:drawing>
      </w:r>
    </w:p>
    <w:p w14:paraId="481AC61E" w14:textId="42233087" w:rsidR="00835374" w:rsidRPr="00DA6205" w:rsidRDefault="00835374" w:rsidP="00E504FA">
      <w:pPr>
        <w:jc w:val="center"/>
        <w:rPr>
          <w:rFonts w:ascii="Times New Roman" w:hAnsi="Times New Roman"/>
        </w:rPr>
      </w:pPr>
      <w:r w:rsidRPr="00DA6205">
        <w:rPr>
          <w:rFonts w:ascii="Times New Roman" w:hAnsi="Times New Roman"/>
        </w:rPr>
        <w:t>Figure 2.</w:t>
      </w:r>
      <w:r w:rsidR="00E504FA">
        <w:rPr>
          <w:rFonts w:ascii="Times New Roman" w:hAnsi="Times New Roman"/>
        </w:rPr>
        <w:t xml:space="preserve"> Stage 1 </w:t>
      </w:r>
      <w:r w:rsidR="000A6AD1">
        <w:rPr>
          <w:rFonts w:ascii="Times New Roman" w:hAnsi="Times New Roman"/>
        </w:rPr>
        <w:t>Heuristic energy threshold pipeline</w:t>
      </w:r>
    </w:p>
    <w:p w14:paraId="4F17B0E7" w14:textId="77777777" w:rsidR="00835374" w:rsidRPr="00DA6205" w:rsidRDefault="00835374" w:rsidP="00C24EE3">
      <w:pPr>
        <w:rPr>
          <w:rFonts w:ascii="Times New Roman" w:hAnsi="Times New Roman"/>
        </w:rPr>
      </w:pPr>
    </w:p>
    <w:p w14:paraId="6C481E68" w14:textId="32330861" w:rsidR="00835374" w:rsidRPr="00DA6205" w:rsidRDefault="00835374" w:rsidP="00C24EE3">
      <w:pPr>
        <w:rPr>
          <w:rFonts w:ascii="Times New Roman" w:hAnsi="Times New Roman"/>
        </w:rPr>
      </w:pPr>
      <w:r w:rsidRPr="00DA6205">
        <w:rPr>
          <w:rFonts w:ascii="Times New Roman" w:hAnsi="Times New Roman"/>
        </w:rPr>
        <w:t>Stage 2</w:t>
      </w:r>
      <w:r w:rsidR="00DC31D9" w:rsidRPr="00DA6205">
        <w:rPr>
          <w:rFonts w:ascii="Times New Roman" w:hAnsi="Times New Roman"/>
        </w:rPr>
        <w:t xml:space="preserve"> was presented</w:t>
      </w:r>
      <w:r w:rsidR="00884F87" w:rsidRPr="00DA6205">
        <w:rPr>
          <w:rFonts w:ascii="Times New Roman" w:hAnsi="Times New Roman"/>
        </w:rPr>
        <w:t xml:space="preserve"> for </w:t>
      </w:r>
      <w:r w:rsidR="00631D0C" w:rsidRPr="00DA6205">
        <w:rPr>
          <w:rFonts w:ascii="Times New Roman" w:hAnsi="Times New Roman"/>
        </w:rPr>
        <w:t>Part 2,</w:t>
      </w:r>
      <w:r w:rsidR="00DC31D9" w:rsidRPr="00DA6205">
        <w:rPr>
          <w:rFonts w:ascii="Times New Roman" w:hAnsi="Times New Roman"/>
        </w:rPr>
        <w:t xml:space="preserve"> to integrate a compressed 1DC</w:t>
      </w:r>
      <w:r w:rsidR="00B70A8C" w:rsidRPr="00DA6205">
        <w:rPr>
          <w:rFonts w:ascii="Times New Roman" w:hAnsi="Times New Roman"/>
        </w:rPr>
        <w:t>NN classifier to suppress false positives caused by non-snore ambient bedroom sounds.</w:t>
      </w:r>
    </w:p>
    <w:p w14:paraId="0FA092D2" w14:textId="77777777" w:rsidR="0093751A" w:rsidRPr="00DA6205" w:rsidRDefault="0093751A" w:rsidP="00C24EE3">
      <w:pPr>
        <w:rPr>
          <w:rFonts w:ascii="Times New Roman" w:hAnsi="Times New Roman"/>
        </w:rPr>
      </w:pPr>
    </w:p>
    <w:p w14:paraId="49DE7612" w14:textId="04023314" w:rsidR="0093751A" w:rsidRPr="00DA6205" w:rsidRDefault="0093751A" w:rsidP="00C24EE3">
      <w:pPr>
        <w:rPr>
          <w:rFonts w:ascii="Times New Roman" w:hAnsi="Times New Roman"/>
        </w:rPr>
      </w:pPr>
      <w:r w:rsidRPr="00DA6205">
        <w:rPr>
          <w:rFonts w:ascii="Times New Roman" w:hAnsi="Times New Roman"/>
        </w:rPr>
        <w:t>Deployment platform and protocol strategy</w:t>
      </w:r>
      <w:r w:rsidR="00416AE3" w:rsidRPr="00DA6205">
        <w:rPr>
          <w:rFonts w:ascii="Times New Roman" w:hAnsi="Times New Roman"/>
        </w:rPr>
        <w:t xml:space="preserve"> was achieved through the following.</w:t>
      </w:r>
    </w:p>
    <w:p w14:paraId="0BB82A55" w14:textId="285882DB" w:rsidR="009C6AAE" w:rsidRPr="00DA6205" w:rsidRDefault="00385A0B" w:rsidP="00C24EE3">
      <w:pPr>
        <w:rPr>
          <w:rFonts w:ascii="Times New Roman" w:hAnsi="Times New Roman"/>
        </w:rPr>
      </w:pPr>
      <w:r w:rsidRPr="00DA6205">
        <w:rPr>
          <w:rFonts w:ascii="Times New Roman" w:hAnsi="Times New Roman"/>
        </w:rPr>
        <w:t>Primary validation platform was an Android smartphone app (APP)</w:t>
      </w:r>
      <w:r w:rsidR="00611CDC" w:rsidRPr="00DA6205">
        <w:rPr>
          <w:rFonts w:ascii="Times New Roman" w:hAnsi="Times New Roman"/>
        </w:rPr>
        <w:t xml:space="preserve"> which utilises background services and Cloud REST API calls to ensure complete closed-loop functionality.</w:t>
      </w:r>
      <w:r w:rsidR="00C56FE5" w:rsidRPr="00DA6205">
        <w:rPr>
          <w:rFonts w:ascii="Times New Roman" w:hAnsi="Times New Roman"/>
        </w:rPr>
        <w:t xml:space="preserve"> Secondary validation </w:t>
      </w:r>
      <w:r w:rsidR="00631D0C" w:rsidRPr="00DA6205">
        <w:rPr>
          <w:rFonts w:ascii="Times New Roman" w:hAnsi="Times New Roman"/>
        </w:rPr>
        <w:t>for Part 2 was to</w:t>
      </w:r>
      <w:r w:rsidR="00C56FE5" w:rsidRPr="00DA6205">
        <w:rPr>
          <w:rFonts w:ascii="Times New Roman" w:hAnsi="Times New Roman"/>
        </w:rPr>
        <w:t xml:space="preserve"> </w:t>
      </w:r>
      <w:r w:rsidR="006059B8" w:rsidRPr="00DA6205">
        <w:rPr>
          <w:rFonts w:ascii="Times New Roman" w:hAnsi="Times New Roman"/>
        </w:rPr>
        <w:t>implement migration to a dedicated edge hardware, where attempt via BLE</w:t>
      </w:r>
      <w:r w:rsidR="0035434A" w:rsidRPr="00DA6205">
        <w:rPr>
          <w:rFonts w:ascii="Times New Roman" w:hAnsi="Times New Roman"/>
        </w:rPr>
        <w:t xml:space="preserve"> actuation was made and </w:t>
      </w:r>
      <w:r w:rsidR="009C6AAE" w:rsidRPr="00DA6205">
        <w:rPr>
          <w:rFonts w:ascii="Times New Roman" w:hAnsi="Times New Roman"/>
        </w:rPr>
        <w:t>a documented failure analysis of MCU stack memory limits and BLE connection issues.</w:t>
      </w:r>
    </w:p>
    <w:p w14:paraId="4437521F" w14:textId="77777777" w:rsidR="00875E7D" w:rsidRPr="00DA6205" w:rsidRDefault="00875E7D" w:rsidP="00C24EE3">
      <w:pPr>
        <w:rPr>
          <w:rFonts w:ascii="Times New Roman" w:hAnsi="Times New Roman"/>
        </w:rPr>
      </w:pPr>
    </w:p>
    <w:p w14:paraId="1B931AE6" w14:textId="3E429B86" w:rsidR="005A72CF" w:rsidRPr="00DA6205" w:rsidRDefault="00875E7D" w:rsidP="00C24EE3">
      <w:pPr>
        <w:rPr>
          <w:rFonts w:ascii="Times New Roman" w:hAnsi="Times New Roman"/>
        </w:rPr>
      </w:pPr>
      <w:r w:rsidRPr="00DA6205">
        <w:rPr>
          <w:rFonts w:ascii="Times New Roman" w:hAnsi="Times New Roman"/>
        </w:rPr>
        <w:t>Ad</w:t>
      </w:r>
      <w:r w:rsidR="009171A4" w:rsidRPr="00DA6205">
        <w:rPr>
          <w:rFonts w:ascii="Times New Roman" w:hAnsi="Times New Roman"/>
        </w:rPr>
        <w:t>dressing of bedroom privacy concerns was identified</w:t>
      </w:r>
      <w:r w:rsidR="00770169" w:rsidRPr="00DA6205">
        <w:rPr>
          <w:rFonts w:ascii="Times New Roman" w:hAnsi="Times New Roman"/>
        </w:rPr>
        <w:t xml:space="preserve">, and deployment of a method of audio sensing was ensured </w:t>
      </w:r>
      <w:r w:rsidR="00431096" w:rsidRPr="00DA6205">
        <w:rPr>
          <w:rFonts w:ascii="Times New Roman" w:hAnsi="Times New Roman"/>
        </w:rPr>
        <w:t xml:space="preserve">for zero raw audio files recording or saved. For </w:t>
      </w:r>
      <w:r w:rsidR="00426AEC" w:rsidRPr="00DA6205">
        <w:rPr>
          <w:rFonts w:ascii="Times New Roman" w:hAnsi="Times New Roman"/>
        </w:rPr>
        <w:t>experimental analysis, only numeric telemetry is logged in a local CSV file</w:t>
      </w:r>
      <w:r w:rsidR="00161A43" w:rsidRPr="00DA6205">
        <w:rPr>
          <w:rFonts w:ascii="Times New Roman" w:hAnsi="Times New Roman"/>
        </w:rPr>
        <w:t xml:space="preserve"> to help with snore-rate analysis</w:t>
      </w:r>
      <w:r w:rsidR="005A72CF" w:rsidRPr="00DA6205">
        <w:rPr>
          <w:rFonts w:ascii="Times New Roman" w:hAnsi="Times New Roman"/>
        </w:rPr>
        <w:t xml:space="preserve"> purposes.</w:t>
      </w:r>
    </w:p>
    <w:p w14:paraId="1C55398D" w14:textId="77777777" w:rsidR="005A72CF" w:rsidRPr="00DA6205" w:rsidRDefault="005A72CF">
      <w:pPr>
        <w:rPr>
          <w:rFonts w:ascii="Times New Roman" w:hAnsi="Times New Roman"/>
        </w:rPr>
      </w:pPr>
      <w:r w:rsidRPr="00DA6205">
        <w:rPr>
          <w:rFonts w:ascii="Times New Roman" w:hAnsi="Times New Roman"/>
        </w:rPr>
        <w:br w:type="page"/>
      </w:r>
    </w:p>
    <w:p w14:paraId="43A223C2" w14:textId="2ADEC3A0" w:rsidR="00875E7D" w:rsidRPr="00DA6205" w:rsidRDefault="00986DE7" w:rsidP="00526861">
      <w:pPr>
        <w:pStyle w:val="Heading1"/>
        <w:numPr>
          <w:ilvl w:val="0"/>
          <w:numId w:val="2"/>
        </w:numPr>
        <w:rPr>
          <w:rFonts w:ascii="Times New Roman" w:hAnsi="Times New Roman" w:cs="Times New Roman"/>
        </w:rPr>
      </w:pPr>
      <w:bookmarkStart w:id="11" w:name="_Toc243847580"/>
      <w:r w:rsidRPr="00DA6205">
        <w:rPr>
          <w:rFonts w:ascii="Times New Roman" w:hAnsi="Times New Roman" w:cs="Times New Roman"/>
        </w:rPr>
        <w:lastRenderedPageBreak/>
        <w:t>Detailed Methodology</w:t>
      </w:r>
      <w:bookmarkEnd w:id="11"/>
    </w:p>
    <w:p w14:paraId="59C36CDF" w14:textId="57067324" w:rsidR="00C35F03" w:rsidRPr="00DA6205" w:rsidRDefault="002119E6" w:rsidP="007665A9">
      <w:pPr>
        <w:pStyle w:val="ListParagraph"/>
        <w:numPr>
          <w:ilvl w:val="1"/>
          <w:numId w:val="2"/>
        </w:numPr>
        <w:rPr>
          <w:rFonts w:ascii="Times New Roman" w:hAnsi="Times New Roman"/>
        </w:rPr>
      </w:pPr>
      <w:r w:rsidRPr="00DA6205">
        <w:rPr>
          <w:rFonts w:ascii="Times New Roman" w:hAnsi="Times New Roman"/>
        </w:rPr>
        <w:t>Acoustic Feature Extraction and heuristic Energy Thresholding</w:t>
      </w:r>
    </w:p>
    <w:p w14:paraId="2876EABB" w14:textId="05B11D7B" w:rsidR="002A3857" w:rsidRPr="00DA6205" w:rsidRDefault="002A3857" w:rsidP="002A3857">
      <w:pPr>
        <w:rPr>
          <w:rFonts w:ascii="Times New Roman" w:hAnsi="Times New Roman"/>
        </w:rPr>
      </w:pPr>
      <w:r w:rsidRPr="00DA6205">
        <w:rPr>
          <w:rFonts w:ascii="Times New Roman" w:hAnsi="Times New Roman"/>
        </w:rPr>
        <w:t>Time-domain audio signal processing (DSP) is reliant on calculating acoustic signal energy across a window</w:t>
      </w:r>
      <w:r w:rsidR="001133C4" w:rsidRPr="00DA6205">
        <w:rPr>
          <w:rFonts w:ascii="Times New Roman" w:hAnsi="Times New Roman"/>
        </w:rPr>
        <w:t xml:space="preserve">ed and discrete-time audio frames. The RMS amplitude evaluates statistical power of an audio signal by calculating the square root of the arithmetic mean of the squared sample values within a buffer of N samples </w:t>
      </w:r>
      <w:r w:rsidR="009A6737">
        <w:rPr>
          <w:rFonts w:ascii="Times New Roman" w:hAnsi="Times New Roman"/>
        </w:rPr>
        <w:t>[24]</w:t>
      </w:r>
      <w:r w:rsidR="001133C4" w:rsidRPr="00DA6205">
        <w:rPr>
          <w:rFonts w:ascii="Times New Roman" w:hAnsi="Times New Roman"/>
        </w:rPr>
        <w:t>.</w:t>
      </w:r>
    </w:p>
    <w:p w14:paraId="62A2D94B" w14:textId="77777777" w:rsidR="001133C4" w:rsidRPr="00DA6205" w:rsidRDefault="001133C4" w:rsidP="002A3857">
      <w:pPr>
        <w:rPr>
          <w:rFonts w:ascii="Times New Roman" w:hAnsi="Times New Roman"/>
        </w:rPr>
      </w:pPr>
    </w:p>
    <w:p w14:paraId="005FA7E5" w14:textId="275FAADF" w:rsidR="00C167C5" w:rsidRPr="00DA6205" w:rsidRDefault="00000000" w:rsidP="002A3857">
      <w:pPr>
        <w:rPr>
          <w:rFonts w:ascii="Times New Roman" w:hAnsi="Times New Roman"/>
          <w:bCs/>
          <w:szCs w:val="24"/>
        </w:rPr>
      </w:pPr>
      <m:oMathPara>
        <m:oMath>
          <m:eqArr>
            <m:eqArrPr>
              <m:maxDist m:val="1"/>
              <m:ctrlPr>
                <w:rPr>
                  <w:rFonts w:ascii="Cambria Math" w:hAnsi="Cambria Math"/>
                  <w:bCs/>
                  <w:i/>
                  <w:szCs w:val="24"/>
                </w:rPr>
              </m:ctrlPr>
            </m:eqArrPr>
            <m:e>
              <m:sSub>
                <m:sSubPr>
                  <m:ctrlPr>
                    <w:rPr>
                      <w:rFonts w:ascii="Cambria Math" w:hAnsi="Cambria Math"/>
                      <w:bCs/>
                      <w:i/>
                      <w:szCs w:val="24"/>
                    </w:rPr>
                  </m:ctrlPr>
                </m:sSubPr>
                <m:e>
                  <m:r>
                    <w:rPr>
                      <w:rFonts w:ascii="Cambria Math" w:hAnsi="Cambria Math"/>
                      <w:szCs w:val="24"/>
                    </w:rPr>
                    <m:t>x</m:t>
                  </m:r>
                </m:e>
                <m:sub>
                  <m:r>
                    <w:rPr>
                      <w:rFonts w:ascii="Cambria Math" w:hAnsi="Cambria Math"/>
                      <w:szCs w:val="24"/>
                    </w:rPr>
                    <m:t>RMS</m:t>
                  </m:r>
                </m:sub>
              </m:sSub>
              <m:r>
                <w:rPr>
                  <w:rFonts w:ascii="Cambria Math" w:hAnsi="Cambria Math"/>
                  <w:szCs w:val="24"/>
                </w:rPr>
                <m:t>=</m:t>
              </m:r>
              <m:rad>
                <m:radPr>
                  <m:degHide m:val="1"/>
                  <m:ctrlPr>
                    <w:rPr>
                      <w:rFonts w:ascii="Cambria Math" w:hAnsi="Cambria Math"/>
                      <w:bCs/>
                      <w:i/>
                      <w:szCs w:val="24"/>
                    </w:rPr>
                  </m:ctrlPr>
                </m:radPr>
                <m:deg/>
                <m:e>
                  <m:f>
                    <m:fPr>
                      <m:ctrlPr>
                        <w:rPr>
                          <w:rFonts w:ascii="Cambria Math" w:hAnsi="Cambria Math"/>
                          <w:bCs/>
                          <w:i/>
                          <w:szCs w:val="24"/>
                        </w:rPr>
                      </m:ctrlPr>
                    </m:fPr>
                    <m:num>
                      <m:r>
                        <w:rPr>
                          <w:rFonts w:ascii="Cambria Math" w:hAnsi="Cambria Math"/>
                          <w:szCs w:val="24"/>
                        </w:rPr>
                        <m:t>1</m:t>
                      </m:r>
                    </m:num>
                    <m:den>
                      <m:r>
                        <w:rPr>
                          <w:rFonts w:ascii="Cambria Math" w:hAnsi="Cambria Math"/>
                          <w:szCs w:val="24"/>
                        </w:rPr>
                        <m:t>N</m:t>
                      </m:r>
                    </m:den>
                  </m:f>
                  <m:nary>
                    <m:naryPr>
                      <m:chr m:val="∑"/>
                      <m:limLoc m:val="undOvr"/>
                      <m:ctrlPr>
                        <w:rPr>
                          <w:rFonts w:ascii="Cambria Math" w:hAnsi="Cambria Math"/>
                          <w:bCs/>
                          <w:i/>
                          <w:szCs w:val="24"/>
                        </w:rPr>
                      </m:ctrlPr>
                    </m:naryPr>
                    <m:sub>
                      <m:r>
                        <w:rPr>
                          <w:rFonts w:ascii="Cambria Math" w:hAnsi="Cambria Math"/>
                          <w:szCs w:val="24"/>
                        </w:rPr>
                        <m:t>n=1</m:t>
                      </m:r>
                    </m:sub>
                    <m:sup>
                      <m:r>
                        <w:rPr>
                          <w:rFonts w:ascii="Cambria Math" w:hAnsi="Cambria Math"/>
                          <w:szCs w:val="24"/>
                        </w:rPr>
                        <m:t>N</m:t>
                      </m:r>
                    </m:sup>
                    <m:e>
                      <m:r>
                        <w:rPr>
                          <w:rFonts w:ascii="Cambria Math" w:hAnsi="Cambria Math"/>
                          <w:szCs w:val="24"/>
                        </w:rPr>
                        <m:t>x</m:t>
                      </m:r>
                      <m:sSup>
                        <m:sSupPr>
                          <m:ctrlPr>
                            <w:rPr>
                              <w:rFonts w:ascii="Cambria Math" w:hAnsi="Cambria Math"/>
                              <w:bCs/>
                              <w:i/>
                              <w:szCs w:val="24"/>
                            </w:rPr>
                          </m:ctrlPr>
                        </m:sSupPr>
                        <m:e>
                          <m:r>
                            <w:rPr>
                              <w:rFonts w:ascii="Cambria Math" w:hAnsi="Cambria Math"/>
                              <w:szCs w:val="24"/>
                            </w:rPr>
                            <m:t>[n]</m:t>
                          </m:r>
                        </m:e>
                        <m:sup>
                          <m:r>
                            <w:rPr>
                              <w:rFonts w:ascii="Cambria Math" w:hAnsi="Cambria Math"/>
                              <w:szCs w:val="24"/>
                            </w:rPr>
                            <m:t>2</m:t>
                          </m:r>
                        </m:sup>
                      </m:sSup>
                    </m:e>
                  </m:nary>
                </m:e>
              </m:rad>
              <m:r>
                <w:rPr>
                  <w:rFonts w:ascii="Cambria Math" w:hAnsi="Cambria Math"/>
                  <w:szCs w:val="24"/>
                </w:rPr>
                <m:t>#1</m:t>
              </m:r>
            </m:e>
          </m:eqArr>
        </m:oMath>
      </m:oMathPara>
    </w:p>
    <w:p w14:paraId="245CCB21" w14:textId="05F00ED1" w:rsidR="00664637" w:rsidRPr="00DA6205" w:rsidRDefault="00F3282A" w:rsidP="002A3857">
      <w:pPr>
        <w:rPr>
          <w:rFonts w:ascii="Times New Roman" w:hAnsi="Times New Roman"/>
        </w:rPr>
      </w:pPr>
      <w:r w:rsidRPr="00DA6205">
        <w:rPr>
          <w:rFonts w:ascii="Times New Roman" w:hAnsi="Times New Roman"/>
        </w:rPr>
        <w:t>Where:</w:t>
      </w:r>
    </w:p>
    <w:p w14:paraId="5AC857A5" w14:textId="23662CEC" w:rsidR="00F3282A" w:rsidRPr="00DA6205" w:rsidRDefault="00F3282A" w:rsidP="002A3857">
      <w:pPr>
        <w:rPr>
          <w:rFonts w:ascii="Times New Roman" w:hAnsi="Times New Roman"/>
        </w:rPr>
      </w:pPr>
      <m:oMath>
        <m:r>
          <w:rPr>
            <w:rFonts w:ascii="Cambria Math" w:hAnsi="Cambria Math"/>
          </w:rPr>
          <m:t>x[n]</m:t>
        </m:r>
      </m:oMath>
      <w:r w:rsidRPr="00DA6205">
        <w:rPr>
          <w:rFonts w:ascii="Times New Roman" w:hAnsi="Times New Roman"/>
        </w:rPr>
        <w:t xml:space="preserve"> represents discrete amplitude of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D245C" w:rsidRPr="00DA6205">
        <w:rPr>
          <w:rFonts w:ascii="Times New Roman" w:hAnsi="Times New Roman"/>
        </w:rPr>
        <w:t xml:space="preserve"> audio sample in the buffer</w:t>
      </w:r>
    </w:p>
    <w:p w14:paraId="4B4A8D16" w14:textId="3C6587D7" w:rsidR="003C61C7" w:rsidRPr="00DA6205" w:rsidRDefault="003C61C7" w:rsidP="002A3857">
      <w:pPr>
        <w:rPr>
          <w:rFonts w:ascii="Times New Roman" w:hAnsi="Times New Roman"/>
        </w:rPr>
      </w:pPr>
      <w:r w:rsidRPr="00DA6205">
        <w:rPr>
          <w:rFonts w:ascii="Times New Roman" w:hAnsi="Times New Roman"/>
          <w:b/>
          <w:bCs/>
        </w:rPr>
        <w:t xml:space="preserve">N </w:t>
      </w:r>
      <w:r w:rsidRPr="00DA6205">
        <w:rPr>
          <w:rFonts w:ascii="Times New Roman" w:hAnsi="Times New Roman"/>
        </w:rPr>
        <w:t>is the total number of audio samples per windowed frame</w:t>
      </w:r>
    </w:p>
    <w:p w14:paraId="41DD6B0E" w14:textId="77777777" w:rsidR="003C61C7" w:rsidRPr="00DA6205" w:rsidRDefault="003C61C7" w:rsidP="002A3857">
      <w:pPr>
        <w:rPr>
          <w:rFonts w:ascii="Times New Roman" w:hAnsi="Times New Roman"/>
        </w:rPr>
      </w:pPr>
    </w:p>
    <w:p w14:paraId="29AA768F" w14:textId="5537799E" w:rsidR="003C61C7" w:rsidRPr="00DA6205" w:rsidRDefault="003C61C7" w:rsidP="002A3857">
      <w:pPr>
        <w:rPr>
          <w:rFonts w:ascii="Times New Roman" w:hAnsi="Times New Roman"/>
        </w:rPr>
      </w:pPr>
      <w:r w:rsidRPr="00DA6205">
        <w:rPr>
          <w:rFonts w:ascii="Times New Roman" w:hAnsi="Times New Roman"/>
        </w:rPr>
        <w:t xml:space="preserve">To align logarithmic human acoustic perception and standard decibel measurement scales, </w:t>
      </w:r>
      <m:oMath>
        <m:sSub>
          <m:sSubPr>
            <m:ctrlPr>
              <w:rPr>
                <w:rFonts w:ascii="Cambria Math" w:hAnsi="Cambria Math"/>
                <w:i/>
              </w:rPr>
            </m:ctrlPr>
          </m:sSubPr>
          <m:e>
            <m:r>
              <w:rPr>
                <w:rFonts w:ascii="Cambria Math" w:hAnsi="Cambria Math"/>
              </w:rPr>
              <m:t>x</m:t>
            </m:r>
          </m:e>
          <m:sub>
            <m:r>
              <w:rPr>
                <w:rFonts w:ascii="Cambria Math" w:hAnsi="Cambria Math"/>
              </w:rPr>
              <m:t>RMS</m:t>
            </m:r>
          </m:sub>
        </m:sSub>
      </m:oMath>
      <w:r w:rsidR="00194F8A" w:rsidRPr="00DA6205">
        <w:rPr>
          <w:rFonts w:ascii="Times New Roman" w:hAnsi="Times New Roman"/>
        </w:rPr>
        <w:t xml:space="preserve"> is converted to a relative sound level </w:t>
      </w:r>
      <m:oMath>
        <m:sSub>
          <m:sSubPr>
            <m:ctrlPr>
              <w:rPr>
                <w:rFonts w:ascii="Cambria Math" w:hAnsi="Cambria Math"/>
                <w:i/>
              </w:rPr>
            </m:ctrlPr>
          </m:sSubPr>
          <m:e>
            <m:r>
              <w:rPr>
                <w:rFonts w:ascii="Cambria Math" w:hAnsi="Cambria Math"/>
              </w:rPr>
              <m:t>L</m:t>
            </m:r>
          </m:e>
          <m:sub>
            <m:r>
              <w:rPr>
                <w:rFonts w:ascii="Cambria Math" w:hAnsi="Cambria Math"/>
              </w:rPr>
              <m:t>RMS</m:t>
            </m:r>
          </m:sub>
        </m:sSub>
      </m:oMath>
      <w:r w:rsidR="00443C74" w:rsidRPr="00DA6205">
        <w:rPr>
          <w:rFonts w:ascii="Times New Roman" w:hAnsi="Times New Roman"/>
        </w:rPr>
        <w:t xml:space="preserve"> in decibels (dB) against a full-scale digital reference amplitude.</w:t>
      </w:r>
    </w:p>
    <w:p w14:paraId="0A0E01E4" w14:textId="77777777" w:rsidR="00443C74" w:rsidRPr="00DA6205" w:rsidRDefault="00443C74" w:rsidP="002A3857">
      <w:pPr>
        <w:rPr>
          <w:rFonts w:ascii="Times New Roman" w:hAnsi="Times New Roman"/>
        </w:rPr>
      </w:pPr>
    </w:p>
    <w:p w14:paraId="40306D6B" w14:textId="77777777" w:rsidR="002776F0" w:rsidRPr="00DA6205" w:rsidRDefault="00000000" w:rsidP="002A3857">
      <w:pPr>
        <w:rPr>
          <w:rFonts w:ascii="Times New Roman" w:hAnsi="Times New Roman"/>
          <w:bCs/>
          <w:szCs w:val="24"/>
        </w:rPr>
      </w:pPr>
      <m:oMathPara>
        <m:oMath>
          <m:eqArr>
            <m:eqArrPr>
              <m:maxDist m:val="1"/>
              <m:ctrlPr>
                <w:rPr>
                  <w:rFonts w:ascii="Cambria Math" w:hAnsi="Cambria Math"/>
                  <w:bCs/>
                  <w:i/>
                  <w:szCs w:val="24"/>
                </w:rPr>
              </m:ctrlPr>
            </m:eqArrPr>
            <m:e>
              <m:sSub>
                <m:sSubPr>
                  <m:ctrlPr>
                    <w:rPr>
                      <w:rFonts w:ascii="Cambria Math" w:hAnsi="Cambria Math"/>
                      <w:bCs/>
                      <w:i/>
                      <w:szCs w:val="24"/>
                    </w:rPr>
                  </m:ctrlPr>
                </m:sSubPr>
                <m:e>
                  <m:r>
                    <w:rPr>
                      <w:rFonts w:ascii="Cambria Math" w:hAnsi="Cambria Math"/>
                      <w:szCs w:val="24"/>
                    </w:rPr>
                    <m:t>L</m:t>
                  </m:r>
                </m:e>
                <m:sub>
                  <m:r>
                    <w:rPr>
                      <w:rFonts w:ascii="Cambria Math" w:hAnsi="Cambria Math"/>
                      <w:szCs w:val="24"/>
                    </w:rPr>
                    <m:t>RMS</m:t>
                  </m:r>
                </m:sub>
              </m:sSub>
              <m:r>
                <w:rPr>
                  <w:rFonts w:ascii="Cambria Math" w:hAnsi="Cambria Math"/>
                  <w:szCs w:val="24"/>
                </w:rPr>
                <m:t>=20</m:t>
              </m:r>
              <m:sSub>
                <m:sSubPr>
                  <m:ctrlPr>
                    <w:rPr>
                      <w:rFonts w:ascii="Cambria Math" w:hAnsi="Cambria Math"/>
                      <w:bCs/>
                      <w:i/>
                      <w:szCs w:val="24"/>
                    </w:rPr>
                  </m:ctrlPr>
                </m:sSubPr>
                <m:e>
                  <m:r>
                    <w:rPr>
                      <w:rFonts w:ascii="Cambria Math" w:hAnsi="Cambria Math"/>
                      <w:szCs w:val="24"/>
                    </w:rPr>
                    <m:t>log</m:t>
                  </m:r>
                </m:e>
                <m:sub>
                  <m:r>
                    <w:rPr>
                      <w:rFonts w:ascii="Cambria Math" w:hAnsi="Cambria Math"/>
                      <w:szCs w:val="24"/>
                    </w:rPr>
                    <m:t>10</m:t>
                  </m:r>
                </m:sub>
              </m:sSub>
              <m:d>
                <m:dPr>
                  <m:ctrlPr>
                    <w:rPr>
                      <w:rFonts w:ascii="Cambria Math" w:hAnsi="Cambria Math"/>
                      <w:bCs/>
                      <w:i/>
                      <w:szCs w:val="24"/>
                    </w:rPr>
                  </m:ctrlPr>
                </m:dPr>
                <m:e>
                  <m:f>
                    <m:fPr>
                      <m:ctrlPr>
                        <w:rPr>
                          <w:rFonts w:ascii="Cambria Math" w:hAnsi="Cambria Math"/>
                          <w:bCs/>
                          <w:i/>
                          <w:szCs w:val="24"/>
                        </w:rPr>
                      </m:ctrlPr>
                    </m:fPr>
                    <m:num>
                      <m:sSub>
                        <m:sSubPr>
                          <m:ctrlPr>
                            <w:rPr>
                              <w:rFonts w:ascii="Cambria Math" w:hAnsi="Cambria Math"/>
                              <w:bCs/>
                              <w:i/>
                              <w:szCs w:val="24"/>
                            </w:rPr>
                          </m:ctrlPr>
                        </m:sSubPr>
                        <m:e>
                          <m:r>
                            <w:rPr>
                              <w:rFonts w:ascii="Cambria Math" w:hAnsi="Cambria Math"/>
                              <w:szCs w:val="24"/>
                            </w:rPr>
                            <m:t>x</m:t>
                          </m:r>
                        </m:e>
                        <m:sub>
                          <m:r>
                            <w:rPr>
                              <w:rFonts w:ascii="Cambria Math" w:hAnsi="Cambria Math"/>
                              <w:szCs w:val="24"/>
                            </w:rPr>
                            <m:t>RMS</m:t>
                          </m:r>
                        </m:sub>
                      </m:sSub>
                    </m:num>
                    <m:den>
                      <m:sSub>
                        <m:sSubPr>
                          <m:ctrlPr>
                            <w:rPr>
                              <w:rFonts w:ascii="Cambria Math" w:hAnsi="Cambria Math"/>
                              <w:bCs/>
                              <w:i/>
                              <w:szCs w:val="24"/>
                            </w:rPr>
                          </m:ctrlPr>
                        </m:sSubPr>
                        <m:e>
                          <m:r>
                            <w:rPr>
                              <w:rFonts w:ascii="Cambria Math" w:hAnsi="Cambria Math"/>
                              <w:szCs w:val="24"/>
                            </w:rPr>
                            <m:t>x</m:t>
                          </m:r>
                        </m:e>
                        <m:sub>
                          <m:r>
                            <w:rPr>
                              <w:rFonts w:ascii="Cambria Math" w:hAnsi="Cambria Math"/>
                              <w:szCs w:val="24"/>
                            </w:rPr>
                            <m:t>ref</m:t>
                          </m:r>
                        </m:sub>
                      </m:sSub>
                    </m:den>
                  </m:f>
                </m:e>
              </m:d>
              <m:r>
                <w:rPr>
                  <w:rFonts w:ascii="Cambria Math" w:hAnsi="Cambria Math"/>
                  <w:szCs w:val="24"/>
                </w:rPr>
                <m:t>#2</m:t>
              </m:r>
            </m:e>
          </m:eqArr>
        </m:oMath>
      </m:oMathPara>
    </w:p>
    <w:p w14:paraId="391256E2" w14:textId="77777777" w:rsidR="002776F0" w:rsidRPr="00DA6205" w:rsidRDefault="002776F0" w:rsidP="002A3857">
      <w:pPr>
        <w:rPr>
          <w:rFonts w:ascii="Times New Roman" w:hAnsi="Times New Roman"/>
        </w:rPr>
      </w:pPr>
    </w:p>
    <w:p w14:paraId="36E7365C" w14:textId="1CE284EE" w:rsidR="004F267A" w:rsidRPr="00DA6205" w:rsidRDefault="0000242F" w:rsidP="002A3857">
      <w:pPr>
        <w:rPr>
          <w:rFonts w:ascii="Times New Roman" w:hAnsi="Times New Roman"/>
        </w:rPr>
      </w:pPr>
      <w:r w:rsidRPr="00DA6205">
        <w:rPr>
          <w:rFonts w:ascii="Times New Roman" w:hAnsi="Times New Roman"/>
        </w:rPr>
        <w:t xml:space="preserve">To then evaluate frequency distribution, the discrete time-series audio frames are </w:t>
      </w:r>
      <w:r w:rsidR="004D7ACF" w:rsidRPr="00DA6205">
        <w:rPr>
          <w:rFonts w:ascii="Times New Roman" w:hAnsi="Times New Roman"/>
        </w:rPr>
        <w:t>transformed into frequency domain using FFT. This spectral power density across specific acoustic bands is then isolated to</w:t>
      </w:r>
      <w:r w:rsidR="00DE2A74" w:rsidRPr="00DA6205">
        <w:rPr>
          <w:rFonts w:ascii="Times New Roman" w:hAnsi="Times New Roman"/>
        </w:rPr>
        <w:t xml:space="preserve"> compute the low-band energy ratio </w:t>
      </w:r>
      <w:r w:rsidR="00EB0A39" w:rsidRPr="00DA6205">
        <w:rPr>
          <w:rFonts w:ascii="Times New Roman" w:hAnsi="Times New Roman"/>
        </w:rPr>
        <w:t>(</w:t>
      </w:r>
      <m:oMath>
        <m:sSub>
          <m:sSubPr>
            <m:ctrlPr>
              <w:rPr>
                <w:rFonts w:ascii="Cambria Math" w:hAnsi="Cambria Math"/>
                <w:i/>
              </w:rPr>
            </m:ctrlPr>
          </m:sSubPr>
          <m:e>
            <m:r>
              <w:rPr>
                <w:rFonts w:ascii="Cambria Math" w:hAnsi="Cambria Math"/>
              </w:rPr>
              <m:t>R</m:t>
            </m:r>
          </m:e>
          <m:sub>
            <m:r>
              <w:rPr>
                <w:rFonts w:ascii="Cambria Math" w:hAnsi="Cambria Math"/>
              </w:rPr>
              <m:t>low</m:t>
            </m:r>
          </m:sub>
        </m:sSub>
      </m:oMath>
      <w:r w:rsidR="00EB0A39" w:rsidRPr="00DA6205">
        <w:rPr>
          <w:rFonts w:ascii="Times New Roman" w:hAnsi="Times New Roman"/>
        </w:rPr>
        <w:t xml:space="preserve">). In snore detection, </w:t>
      </w:r>
      <m:oMath>
        <m:sSub>
          <m:sSubPr>
            <m:ctrlPr>
              <w:rPr>
                <w:rFonts w:ascii="Cambria Math" w:hAnsi="Cambria Math"/>
                <w:i/>
              </w:rPr>
            </m:ctrlPr>
          </m:sSubPr>
          <m:e>
            <m:r>
              <w:rPr>
                <w:rFonts w:ascii="Cambria Math" w:hAnsi="Cambria Math"/>
              </w:rPr>
              <m:t>R</m:t>
            </m:r>
          </m:e>
          <m:sub>
            <m:r>
              <w:rPr>
                <w:rFonts w:ascii="Cambria Math" w:hAnsi="Cambria Math"/>
              </w:rPr>
              <m:t>low</m:t>
            </m:r>
          </m:sub>
        </m:sSub>
      </m:oMath>
      <w:r w:rsidR="00EB0A39" w:rsidRPr="00DA6205">
        <w:rPr>
          <w:rFonts w:ascii="Times New Roman" w:hAnsi="Times New Roman"/>
        </w:rPr>
        <w:t xml:space="preserve"> measures the proportion of spectral energy concentrated within </w:t>
      </w:r>
      <w:r w:rsidR="00951DE6" w:rsidRPr="00DA6205">
        <w:rPr>
          <w:rFonts w:ascii="Times New Roman" w:hAnsi="Times New Roman"/>
        </w:rPr>
        <w:t>fundamental human snore frequency band relative to the total spectral energy across the full acoustic spectrum.</w:t>
      </w:r>
    </w:p>
    <w:p w14:paraId="50FB76A9" w14:textId="77777777" w:rsidR="00951DE6" w:rsidRPr="00DA6205" w:rsidRDefault="00951DE6" w:rsidP="002A3857">
      <w:pPr>
        <w:rPr>
          <w:rFonts w:ascii="Times New Roman" w:hAnsi="Times New Roman"/>
        </w:rPr>
      </w:pPr>
    </w:p>
    <w:p w14:paraId="5C1C778A" w14:textId="49D8881D" w:rsidR="0014055C" w:rsidRPr="00DA6205" w:rsidRDefault="0014055C" w:rsidP="002A3857">
      <w:pPr>
        <w:rPr>
          <w:rFonts w:ascii="Times New Roman" w:hAnsi="Times New Roman"/>
        </w:rPr>
      </w:pPr>
      <w:r w:rsidRPr="00DA6205">
        <w:rPr>
          <w:rFonts w:ascii="Times New Roman" w:hAnsi="Times New Roman"/>
        </w:rPr>
        <w:t>The decision control logic enforces strict heuristic bounds.</w:t>
      </w:r>
    </w:p>
    <w:p w14:paraId="4C622FDC" w14:textId="0EFCFA20" w:rsidR="0014055C" w:rsidRPr="00DA6205" w:rsidRDefault="0014055C" w:rsidP="00021D69">
      <w:pPr>
        <w:pStyle w:val="ListParagraph"/>
        <w:numPr>
          <w:ilvl w:val="0"/>
          <w:numId w:val="4"/>
        </w:numPr>
        <w:rPr>
          <w:rFonts w:ascii="Times New Roman" w:hAnsi="Times New Roman"/>
        </w:rPr>
      </w:pPr>
      <w:r w:rsidRPr="00DA6205">
        <w:rPr>
          <w:rFonts w:ascii="Times New Roman" w:hAnsi="Times New Roman"/>
        </w:rPr>
        <w:t>Minimum Noise Floor Ceiling</w:t>
      </w:r>
    </w:p>
    <w:p w14:paraId="792AF3AE" w14:textId="6FF8A007" w:rsidR="00021D69" w:rsidRPr="00DA6205" w:rsidRDefault="00000000" w:rsidP="00021D69">
      <w:pPr>
        <w:pStyle w:val="ListParagraph"/>
        <w:ind w:left="360"/>
        <w:rPr>
          <w:rFonts w:ascii="Times New Roman" w:hAnsi="Times New Roman"/>
        </w:rPr>
      </w:pPr>
      <m:oMath>
        <m:sSub>
          <m:sSubPr>
            <m:ctrlPr>
              <w:rPr>
                <w:rFonts w:ascii="Cambria Math" w:hAnsi="Cambria Math"/>
                <w:i/>
              </w:rPr>
            </m:ctrlPr>
          </m:sSubPr>
          <m:e>
            <m:r>
              <w:rPr>
                <w:rFonts w:ascii="Cambria Math" w:hAnsi="Cambria Math"/>
              </w:rPr>
              <m:t>L</m:t>
            </m:r>
          </m:e>
          <m:sub>
            <m:r>
              <w:rPr>
                <w:rFonts w:ascii="Cambria Math" w:hAnsi="Cambria Math"/>
              </w:rPr>
              <m:t>RMS</m:t>
            </m:r>
          </m:sub>
        </m:sSub>
        <m:r>
          <w:rPr>
            <w:rFonts w:ascii="Cambria Math" w:hAnsi="Cambria Math"/>
          </w:rPr>
          <m:t xml:space="preserve"> ≥ -30dB</m:t>
        </m:r>
      </m:oMath>
      <w:r w:rsidR="00D240EF" w:rsidRPr="00DA6205">
        <w:rPr>
          <w:rFonts w:ascii="Times New Roman" w:hAnsi="Times New Roman"/>
        </w:rPr>
        <w:t xml:space="preserve"> ensures that ambient bedroom silence is filtered out.</w:t>
      </w:r>
      <w:r w:rsidR="00F97AB4">
        <w:rPr>
          <w:rFonts w:ascii="Times New Roman" w:hAnsi="Times New Roman"/>
        </w:rPr>
        <w:t xml:space="preserve"> All dB values were sourced from the literature [12].</w:t>
      </w:r>
    </w:p>
    <w:p w14:paraId="503F90C3" w14:textId="77777777" w:rsidR="00D240EF" w:rsidRPr="00DA6205" w:rsidRDefault="00D240EF" w:rsidP="00D240EF">
      <w:pPr>
        <w:pStyle w:val="ListParagraph"/>
        <w:ind w:left="360"/>
        <w:rPr>
          <w:rFonts w:ascii="Times New Roman" w:hAnsi="Times New Roman"/>
        </w:rPr>
      </w:pPr>
    </w:p>
    <w:p w14:paraId="19BA15A3" w14:textId="655A3211" w:rsidR="000C4A0B" w:rsidRPr="00DA6205" w:rsidRDefault="000C4A0B" w:rsidP="00021D69">
      <w:pPr>
        <w:pStyle w:val="ListParagraph"/>
        <w:numPr>
          <w:ilvl w:val="0"/>
          <w:numId w:val="4"/>
        </w:numPr>
        <w:rPr>
          <w:rFonts w:ascii="Times New Roman" w:hAnsi="Times New Roman"/>
        </w:rPr>
      </w:pPr>
      <w:r w:rsidRPr="00DA6205">
        <w:rPr>
          <w:rFonts w:ascii="Times New Roman" w:hAnsi="Times New Roman"/>
        </w:rPr>
        <w:t>Maximum Loudness Ceiling</w:t>
      </w:r>
    </w:p>
    <w:p w14:paraId="12A88099" w14:textId="04C84DEA" w:rsidR="00D240EF" w:rsidRPr="00DA6205" w:rsidRDefault="00000000" w:rsidP="00D240EF">
      <w:pPr>
        <w:pStyle w:val="ListParagraph"/>
        <w:ind w:left="360"/>
        <w:rPr>
          <w:rFonts w:ascii="Times New Roman" w:hAnsi="Times New Roman"/>
        </w:rPr>
      </w:pPr>
      <m:oMath>
        <m:sSub>
          <m:sSubPr>
            <m:ctrlPr>
              <w:rPr>
                <w:rFonts w:ascii="Cambria Math" w:hAnsi="Cambria Math"/>
                <w:i/>
              </w:rPr>
            </m:ctrlPr>
          </m:sSubPr>
          <m:e>
            <m:r>
              <w:rPr>
                <w:rFonts w:ascii="Cambria Math" w:hAnsi="Cambria Math"/>
              </w:rPr>
              <m:t>L</m:t>
            </m:r>
          </m:e>
          <m:sub>
            <m:r>
              <w:rPr>
                <w:rFonts w:ascii="Cambria Math" w:hAnsi="Cambria Math"/>
              </w:rPr>
              <m:t>RMS</m:t>
            </m:r>
          </m:sub>
        </m:sSub>
        <m:r>
          <w:rPr>
            <w:rFonts w:ascii="Cambria Math" w:hAnsi="Cambria Math"/>
          </w:rPr>
          <m:t xml:space="preserve"> ≤ -15dB</m:t>
        </m:r>
      </m:oMath>
      <w:r w:rsidR="00D240EF" w:rsidRPr="00DA6205">
        <w:rPr>
          <w:rFonts w:ascii="Times New Roman" w:hAnsi="Times New Roman"/>
        </w:rPr>
        <w:t xml:space="preserve"> ensures loud non-snore </w:t>
      </w:r>
      <w:r w:rsidR="00B828C9" w:rsidRPr="00DA6205">
        <w:rPr>
          <w:rFonts w:ascii="Times New Roman" w:hAnsi="Times New Roman"/>
        </w:rPr>
        <w:t>sounds are rejected.</w:t>
      </w:r>
    </w:p>
    <w:p w14:paraId="2A557133" w14:textId="77777777" w:rsidR="00B828C9" w:rsidRPr="00DA6205" w:rsidRDefault="00B828C9" w:rsidP="00D240EF">
      <w:pPr>
        <w:pStyle w:val="ListParagraph"/>
        <w:ind w:left="360"/>
        <w:rPr>
          <w:rFonts w:ascii="Times New Roman" w:hAnsi="Times New Roman"/>
        </w:rPr>
      </w:pPr>
    </w:p>
    <w:p w14:paraId="1E94A51D" w14:textId="2FB87FC9" w:rsidR="000C4A0B" w:rsidRPr="00DA6205" w:rsidRDefault="000C4A0B" w:rsidP="00021D69">
      <w:pPr>
        <w:pStyle w:val="ListParagraph"/>
        <w:numPr>
          <w:ilvl w:val="0"/>
          <w:numId w:val="4"/>
        </w:numPr>
        <w:rPr>
          <w:rFonts w:ascii="Times New Roman" w:hAnsi="Times New Roman"/>
        </w:rPr>
      </w:pPr>
      <w:r w:rsidRPr="00DA6205">
        <w:rPr>
          <w:rFonts w:ascii="Times New Roman" w:hAnsi="Times New Roman"/>
        </w:rPr>
        <w:t>Low-band Spectral Energy Threshold</w:t>
      </w:r>
    </w:p>
    <w:p w14:paraId="1AACBEE1" w14:textId="647E95F0" w:rsidR="00B828C9" w:rsidRPr="00DA6205" w:rsidRDefault="00000000" w:rsidP="00B828C9">
      <w:pPr>
        <w:pStyle w:val="ListParagraph"/>
        <w:ind w:left="360"/>
        <w:rPr>
          <w:rFonts w:ascii="Times New Roman" w:hAnsi="Times New Roman"/>
        </w:rPr>
      </w:pPr>
      <m:oMath>
        <m:sSub>
          <m:sSubPr>
            <m:ctrlPr>
              <w:rPr>
                <w:rFonts w:ascii="Cambria Math" w:hAnsi="Cambria Math"/>
                <w:i/>
              </w:rPr>
            </m:ctrlPr>
          </m:sSubPr>
          <m:e>
            <m:r>
              <w:rPr>
                <w:rFonts w:ascii="Cambria Math" w:hAnsi="Cambria Math"/>
              </w:rPr>
              <m:t>R</m:t>
            </m:r>
          </m:e>
          <m:sub>
            <m:r>
              <w:rPr>
                <w:rFonts w:ascii="Cambria Math" w:hAnsi="Cambria Math"/>
              </w:rPr>
              <m:t>low</m:t>
            </m:r>
          </m:sub>
        </m:sSub>
        <m:r>
          <w:rPr>
            <w:rFonts w:ascii="Cambria Math" w:hAnsi="Cambria Math"/>
          </w:rPr>
          <m:t xml:space="preserve"> ≥0.6</m:t>
        </m:r>
      </m:oMath>
      <w:r w:rsidR="00B828C9" w:rsidRPr="00DA6205">
        <w:rPr>
          <w:rFonts w:ascii="Times New Roman" w:hAnsi="Times New Roman"/>
        </w:rPr>
        <w:t xml:space="preserve"> ensures low</w:t>
      </w:r>
      <w:r w:rsidR="00DF4970" w:rsidRPr="00DA6205">
        <w:rPr>
          <w:rFonts w:ascii="Times New Roman" w:hAnsi="Times New Roman"/>
        </w:rPr>
        <w:t>-frequency dominance.</w:t>
      </w:r>
    </w:p>
    <w:p w14:paraId="460AB07A" w14:textId="77777777" w:rsidR="00DF4970" w:rsidRPr="00DA6205" w:rsidRDefault="00DF4970" w:rsidP="00B828C9">
      <w:pPr>
        <w:pStyle w:val="ListParagraph"/>
        <w:ind w:left="360"/>
        <w:rPr>
          <w:rFonts w:ascii="Times New Roman" w:hAnsi="Times New Roman"/>
        </w:rPr>
      </w:pPr>
    </w:p>
    <w:p w14:paraId="452247AB" w14:textId="5CE54D35" w:rsidR="000C4A0B" w:rsidRPr="00DA6205" w:rsidRDefault="000C4A0B" w:rsidP="00021D69">
      <w:pPr>
        <w:pStyle w:val="ListParagraph"/>
        <w:numPr>
          <w:ilvl w:val="0"/>
          <w:numId w:val="4"/>
        </w:numPr>
        <w:rPr>
          <w:rFonts w:ascii="Times New Roman" w:hAnsi="Times New Roman"/>
        </w:rPr>
      </w:pPr>
      <w:r w:rsidRPr="00DA6205">
        <w:rPr>
          <w:rFonts w:ascii="Times New Roman" w:hAnsi="Times New Roman"/>
        </w:rPr>
        <w:t>Consecutive-hit Filtering Requirement</w:t>
      </w:r>
    </w:p>
    <w:p w14:paraId="390713A4" w14:textId="207D7E30" w:rsidR="00E77DF8" w:rsidRPr="00DA6205" w:rsidRDefault="0026375F" w:rsidP="00E77DF8">
      <w:pPr>
        <w:pStyle w:val="ListParagraph"/>
        <w:ind w:left="360"/>
        <w:rPr>
          <w:rFonts w:ascii="Times New Roman" w:hAnsi="Times New Roman"/>
        </w:rPr>
      </w:pPr>
      <m:oMath>
        <m:r>
          <w:rPr>
            <w:rFonts w:ascii="Cambria Math" w:hAnsi="Cambria Math"/>
          </w:rPr>
          <m:t>≥5</m:t>
        </m:r>
      </m:oMath>
      <w:r w:rsidRPr="00DA6205">
        <w:rPr>
          <w:rFonts w:ascii="Times New Roman" w:hAnsi="Times New Roman"/>
        </w:rPr>
        <w:t xml:space="preserve"> consecutive positive frames </w:t>
      </w:r>
      <w:r w:rsidR="00313BB9">
        <w:rPr>
          <w:rFonts w:ascii="Times New Roman" w:hAnsi="Times New Roman"/>
        </w:rPr>
        <w:t xml:space="preserve">(approximately </w:t>
      </w:r>
      <w:r w:rsidR="004120FF">
        <w:rPr>
          <w:rFonts w:ascii="Times New Roman" w:hAnsi="Times New Roman"/>
        </w:rPr>
        <w:t xml:space="preserve">10 seconds of snoring) </w:t>
      </w:r>
      <w:r w:rsidRPr="00DA6205">
        <w:rPr>
          <w:rFonts w:ascii="Times New Roman" w:hAnsi="Times New Roman"/>
        </w:rPr>
        <w:t>are detected before setting the snore detection flag</w:t>
      </w:r>
      <w:r w:rsidR="00DA32B1" w:rsidRPr="00DA6205">
        <w:rPr>
          <w:rFonts w:ascii="Times New Roman" w:hAnsi="Times New Roman"/>
        </w:rPr>
        <w:t xml:space="preserve">, preventing transient noises or speech </w:t>
      </w:r>
      <w:r w:rsidR="00972820" w:rsidRPr="00DA6205">
        <w:rPr>
          <w:rFonts w:ascii="Times New Roman" w:hAnsi="Times New Roman"/>
        </w:rPr>
        <w:t>from causing immediate triggers.</w:t>
      </w:r>
    </w:p>
    <w:p w14:paraId="3EC9F31C" w14:textId="77777777" w:rsidR="000824E1" w:rsidRPr="00DA6205" w:rsidRDefault="000824E1" w:rsidP="00DF4970">
      <w:pPr>
        <w:pStyle w:val="ListParagraph"/>
        <w:ind w:left="360"/>
        <w:rPr>
          <w:rFonts w:ascii="Times New Roman" w:hAnsi="Times New Roman"/>
        </w:rPr>
      </w:pPr>
    </w:p>
    <w:p w14:paraId="6AD8147D" w14:textId="6CC7528C" w:rsidR="00972820" w:rsidRPr="00DA6205" w:rsidRDefault="000824E1" w:rsidP="00972820">
      <w:pPr>
        <w:pStyle w:val="ListParagraph"/>
        <w:numPr>
          <w:ilvl w:val="0"/>
          <w:numId w:val="4"/>
        </w:numPr>
        <w:rPr>
          <w:rFonts w:ascii="Times New Roman" w:hAnsi="Times New Roman"/>
        </w:rPr>
      </w:pPr>
      <w:r w:rsidRPr="00DA6205">
        <w:rPr>
          <w:rFonts w:ascii="Times New Roman" w:hAnsi="Times New Roman"/>
        </w:rPr>
        <w:t>Timed Cooldown Window</w:t>
      </w:r>
    </w:p>
    <w:p w14:paraId="2A4B0846" w14:textId="5B8997BC" w:rsidR="000824E1" w:rsidRPr="00DA6205" w:rsidRDefault="000824E1" w:rsidP="000824E1">
      <w:pPr>
        <w:pStyle w:val="ListParagraph"/>
        <w:ind w:left="360"/>
        <w:rPr>
          <w:rFonts w:ascii="Times New Roman" w:hAnsi="Times New Roman"/>
        </w:rPr>
      </w:pPr>
      <w:r w:rsidRPr="00DA6205">
        <w:rPr>
          <w:rFonts w:ascii="Times New Roman" w:hAnsi="Times New Roman"/>
        </w:rPr>
        <w:t>Enforce a mandatory 10-seconds</w:t>
      </w:r>
      <w:r w:rsidR="00D03782" w:rsidRPr="00DA6205">
        <w:rPr>
          <w:rFonts w:ascii="Times New Roman" w:hAnsi="Times New Roman"/>
        </w:rPr>
        <w:t xml:space="preserve"> refractory state following actuation to prevent rapid, repeated haptic stimulation from a single snore episode.</w:t>
      </w:r>
    </w:p>
    <w:p w14:paraId="6A58757B" w14:textId="77777777" w:rsidR="00E77DF8" w:rsidRPr="00DA6205" w:rsidRDefault="00E77DF8" w:rsidP="000824E1">
      <w:pPr>
        <w:pStyle w:val="ListParagraph"/>
        <w:ind w:left="360"/>
        <w:rPr>
          <w:rFonts w:ascii="Times New Roman" w:hAnsi="Times New Roman"/>
        </w:rPr>
      </w:pPr>
    </w:p>
    <w:p w14:paraId="375E392D" w14:textId="5996F77B" w:rsidR="00E77DF8" w:rsidRPr="00DA6205" w:rsidRDefault="001000DD" w:rsidP="00E77DF8">
      <w:pPr>
        <w:pStyle w:val="ListParagraph"/>
        <w:numPr>
          <w:ilvl w:val="2"/>
          <w:numId w:val="2"/>
        </w:numPr>
        <w:rPr>
          <w:rFonts w:ascii="Times New Roman" w:hAnsi="Times New Roman"/>
        </w:rPr>
      </w:pPr>
      <w:r w:rsidRPr="00DA6205">
        <w:rPr>
          <w:rFonts w:ascii="Times New Roman" w:hAnsi="Times New Roman"/>
        </w:rPr>
        <w:t>Application</w:t>
      </w:r>
      <w:r w:rsidR="007B5AFA" w:rsidRPr="00DA6205">
        <w:rPr>
          <w:rFonts w:ascii="Times New Roman" w:hAnsi="Times New Roman"/>
        </w:rPr>
        <w:t xml:space="preserve"> Methodology</w:t>
      </w:r>
      <w:r w:rsidR="00D45972" w:rsidRPr="00DA6205">
        <w:rPr>
          <w:rFonts w:ascii="Times New Roman" w:hAnsi="Times New Roman"/>
        </w:rPr>
        <w:t xml:space="preserve"> of Energy-based Threshold</w:t>
      </w:r>
    </w:p>
    <w:p w14:paraId="5618A2C6" w14:textId="76C3115C" w:rsidR="008C1599" w:rsidRPr="00DA6205" w:rsidRDefault="008C1599" w:rsidP="008C1599">
      <w:pPr>
        <w:rPr>
          <w:rFonts w:ascii="Times New Roman" w:hAnsi="Times New Roman"/>
        </w:rPr>
      </w:pPr>
      <w:r w:rsidRPr="00DA6205">
        <w:rPr>
          <w:rFonts w:ascii="Times New Roman" w:hAnsi="Times New Roman"/>
        </w:rPr>
        <w:lastRenderedPageBreak/>
        <w:t>Application in Stage 1</w:t>
      </w:r>
      <w:r w:rsidR="00461F34" w:rsidRPr="00DA6205">
        <w:rPr>
          <w:rFonts w:ascii="Times New Roman" w:hAnsi="Times New Roman"/>
        </w:rPr>
        <w:t xml:space="preserve"> </w:t>
      </w:r>
      <w:r w:rsidR="00501E31" w:rsidRPr="00DA6205">
        <w:rPr>
          <w:rFonts w:ascii="Times New Roman" w:hAnsi="Times New Roman"/>
        </w:rPr>
        <w:t>shows that this methodology provided an explainable audio classification pipeline in the A</w:t>
      </w:r>
      <w:r w:rsidR="00461F34" w:rsidRPr="00DA6205">
        <w:rPr>
          <w:rFonts w:ascii="Times New Roman" w:hAnsi="Times New Roman"/>
        </w:rPr>
        <w:t>ndroid prototype, validating closed-loop triggering.</w:t>
      </w:r>
    </w:p>
    <w:p w14:paraId="153BEB44" w14:textId="77777777" w:rsidR="00D55DDC" w:rsidRPr="00DA6205" w:rsidRDefault="00D55DDC" w:rsidP="008C1599">
      <w:pPr>
        <w:rPr>
          <w:rFonts w:ascii="Times New Roman" w:hAnsi="Times New Roman"/>
        </w:rPr>
      </w:pPr>
    </w:p>
    <w:p w14:paraId="2A0B26BE" w14:textId="31AE7D05" w:rsidR="001000DD" w:rsidRPr="00DA6205" w:rsidRDefault="00074D61" w:rsidP="00C939A1">
      <w:pPr>
        <w:pStyle w:val="ListParagraph"/>
        <w:numPr>
          <w:ilvl w:val="2"/>
          <w:numId w:val="2"/>
        </w:numPr>
        <w:rPr>
          <w:rFonts w:ascii="Times New Roman" w:hAnsi="Times New Roman"/>
        </w:rPr>
      </w:pPr>
      <w:r w:rsidRPr="00DA6205">
        <w:rPr>
          <w:rFonts w:ascii="Times New Roman" w:hAnsi="Times New Roman"/>
        </w:rPr>
        <w:t>Drawback of Energy</w:t>
      </w:r>
      <w:r w:rsidR="00B328F4" w:rsidRPr="00DA6205">
        <w:rPr>
          <w:rFonts w:ascii="Times New Roman" w:hAnsi="Times New Roman"/>
        </w:rPr>
        <w:t>-based Threshold</w:t>
      </w:r>
    </w:p>
    <w:p w14:paraId="19592443" w14:textId="67CAEE84" w:rsidR="00D55DDC" w:rsidRPr="00DA6205" w:rsidRDefault="009967BB" w:rsidP="00D55DDC">
      <w:pPr>
        <w:rPr>
          <w:rFonts w:ascii="Times New Roman" w:hAnsi="Times New Roman"/>
        </w:rPr>
      </w:pPr>
      <w:r w:rsidRPr="00DA6205">
        <w:rPr>
          <w:rFonts w:ascii="Times New Roman" w:hAnsi="Times New Roman"/>
        </w:rPr>
        <w:t xml:space="preserve">This method of energy-based threshold however falls short </w:t>
      </w:r>
      <w:r w:rsidR="00D27EB3" w:rsidRPr="00DA6205">
        <w:rPr>
          <w:rFonts w:ascii="Times New Roman" w:hAnsi="Times New Roman"/>
        </w:rPr>
        <w:t>as it is highly sensitive to acoustic environment variations. Unable to discriminate complex non-stationary acoustic patterns with low-frequency</w:t>
      </w:r>
      <w:r w:rsidR="00203936" w:rsidRPr="00DA6205">
        <w:rPr>
          <w:rFonts w:ascii="Times New Roman" w:hAnsi="Times New Roman"/>
        </w:rPr>
        <w:t xml:space="preserve"> </w:t>
      </w:r>
      <w:r w:rsidR="004A112D" w:rsidRPr="00DA6205">
        <w:rPr>
          <w:rFonts w:ascii="Times New Roman" w:hAnsi="Times New Roman"/>
        </w:rPr>
        <w:t>components, it leads to high potential for false positives in unconstrained bedrooms.</w:t>
      </w:r>
    </w:p>
    <w:p w14:paraId="5EF2D080" w14:textId="77777777" w:rsidR="005A68F2" w:rsidRPr="00DA6205" w:rsidRDefault="005A68F2" w:rsidP="00D55DDC">
      <w:pPr>
        <w:rPr>
          <w:rFonts w:ascii="Times New Roman" w:hAnsi="Times New Roman"/>
        </w:rPr>
      </w:pPr>
    </w:p>
    <w:p w14:paraId="0ACA50DD" w14:textId="0985FBEC" w:rsidR="002119E6" w:rsidRPr="00DA6205" w:rsidRDefault="00C939A1" w:rsidP="002119E6">
      <w:pPr>
        <w:pStyle w:val="ListParagraph"/>
        <w:numPr>
          <w:ilvl w:val="1"/>
          <w:numId w:val="2"/>
        </w:numPr>
        <w:rPr>
          <w:rFonts w:ascii="Times New Roman" w:hAnsi="Times New Roman"/>
        </w:rPr>
      </w:pPr>
      <w:r w:rsidRPr="00DA6205">
        <w:rPr>
          <w:rFonts w:ascii="Times New Roman" w:hAnsi="Times New Roman"/>
        </w:rPr>
        <w:t>1D Convolutional Neural Networks (1DCNN)</w:t>
      </w:r>
    </w:p>
    <w:p w14:paraId="0AE6B72B" w14:textId="02D7C11B" w:rsidR="00700B6D" w:rsidRPr="00DA6205" w:rsidRDefault="00AC1489" w:rsidP="00F16B07">
      <w:pPr>
        <w:rPr>
          <w:rFonts w:ascii="Times New Roman" w:hAnsi="Times New Roman"/>
        </w:rPr>
      </w:pPr>
      <w:r w:rsidRPr="00DA6205">
        <w:rPr>
          <w:rFonts w:ascii="Times New Roman" w:hAnsi="Times New Roman"/>
        </w:rPr>
        <w:t>1DCNN processes sequential time-series audio waveform or 1D feature vectors directly without requiring transformation into computationally heavy 2D MFCC</w:t>
      </w:r>
      <w:r w:rsidR="00700B6D" w:rsidRPr="00DA6205">
        <w:rPr>
          <w:rFonts w:ascii="Times New Roman" w:hAnsi="Times New Roman"/>
        </w:rPr>
        <w:t xml:space="preserve"> or log-mel spectrogram images.</w:t>
      </w:r>
    </w:p>
    <w:p w14:paraId="6DF815E2" w14:textId="5DDF2408" w:rsidR="00700B6D" w:rsidRPr="00DA6205" w:rsidRDefault="00700B6D" w:rsidP="00F16B07">
      <w:pPr>
        <w:rPr>
          <w:rFonts w:ascii="Times New Roman" w:hAnsi="Times New Roman"/>
        </w:rPr>
      </w:pPr>
    </w:p>
    <w:p w14:paraId="56EF21B9" w14:textId="3DC3B3A3" w:rsidR="00700B6D" w:rsidRPr="00DA6205" w:rsidRDefault="00F16B07" w:rsidP="00F16B07">
      <w:pPr>
        <w:rPr>
          <w:rFonts w:ascii="Times New Roman" w:hAnsi="Times New Roman"/>
        </w:rPr>
      </w:pPr>
      <w:r w:rsidRPr="00DA6205">
        <w:rPr>
          <w:rFonts w:ascii="Times New Roman" w:hAnsi="Times New Roman"/>
        </w:rPr>
        <w:t>As demonstrated in prior literature</w:t>
      </w:r>
      <w:r w:rsidR="00467985" w:rsidRPr="00DA6205">
        <w:rPr>
          <w:rFonts w:ascii="Times New Roman" w:hAnsi="Times New Roman"/>
        </w:rPr>
        <w:t xml:space="preserve"> </w:t>
      </w:r>
      <w:r w:rsidR="009A6737">
        <w:rPr>
          <w:rFonts w:ascii="Times New Roman" w:hAnsi="Times New Roman"/>
        </w:rPr>
        <w:t>[</w:t>
      </w:r>
      <w:r w:rsidR="00552354">
        <w:rPr>
          <w:rFonts w:ascii="Times New Roman" w:hAnsi="Times New Roman"/>
        </w:rPr>
        <w:t>5</w:t>
      </w:r>
      <w:r w:rsidR="009A6737">
        <w:rPr>
          <w:rFonts w:ascii="Times New Roman" w:hAnsi="Times New Roman"/>
        </w:rPr>
        <w:t>]</w:t>
      </w:r>
      <w:r w:rsidR="00467985" w:rsidRPr="00DA6205">
        <w:rPr>
          <w:rFonts w:ascii="Times New Roman" w:hAnsi="Times New Roman"/>
        </w:rPr>
        <w:t>, lightweight 1DCNN architectures ut</w:t>
      </w:r>
      <w:r w:rsidR="004F20DD" w:rsidRPr="00DA6205">
        <w:rPr>
          <w:rFonts w:ascii="Times New Roman" w:hAnsi="Times New Roman"/>
        </w:rPr>
        <w:t>ilising 8-16 channels achieve classification accuracy of up to 99% with as few as 1337 trainable parameters</w:t>
      </w:r>
      <w:r w:rsidR="00030D9D" w:rsidRPr="00DA6205">
        <w:rPr>
          <w:rFonts w:ascii="Times New Roman" w:hAnsi="Times New Roman"/>
        </w:rPr>
        <w:t>. This yield a memory footprint of under 2 MB in unquantized 32-bit floating-point format.</w:t>
      </w:r>
    </w:p>
    <w:p w14:paraId="4676B0F7" w14:textId="5DA0BDED" w:rsidR="00AB124B" w:rsidRPr="00DA6205" w:rsidRDefault="006B1852" w:rsidP="00AB124B">
      <w:pPr>
        <w:pStyle w:val="ListParagraph"/>
        <w:numPr>
          <w:ilvl w:val="2"/>
          <w:numId w:val="2"/>
        </w:numPr>
        <w:rPr>
          <w:rFonts w:ascii="Times New Roman" w:hAnsi="Times New Roman"/>
        </w:rPr>
      </w:pPr>
      <w:r w:rsidRPr="00DA6205">
        <w:rPr>
          <w:rFonts w:ascii="Times New Roman" w:hAnsi="Times New Roman"/>
        </w:rPr>
        <w:t xml:space="preserve">Application Methodology of </w:t>
      </w:r>
      <w:r w:rsidR="00D45972" w:rsidRPr="00DA6205">
        <w:rPr>
          <w:rFonts w:ascii="Times New Roman" w:hAnsi="Times New Roman"/>
        </w:rPr>
        <w:t>1DCNN</w:t>
      </w:r>
    </w:p>
    <w:p w14:paraId="69F399BC" w14:textId="2B3B86BC" w:rsidR="00B60B88" w:rsidRPr="00DA6205" w:rsidRDefault="00250932" w:rsidP="00B60B88">
      <w:pPr>
        <w:rPr>
          <w:rFonts w:ascii="Times New Roman" w:hAnsi="Times New Roman"/>
        </w:rPr>
      </w:pPr>
      <w:r w:rsidRPr="00DA6205">
        <w:rPr>
          <w:rFonts w:ascii="Times New Roman" w:hAnsi="Times New Roman"/>
        </w:rPr>
        <w:t xml:space="preserve">Attemp was made to implement </w:t>
      </w:r>
      <w:r w:rsidR="00EB5270" w:rsidRPr="00DA6205">
        <w:rPr>
          <w:rFonts w:ascii="Times New Roman" w:hAnsi="Times New Roman"/>
        </w:rPr>
        <w:t xml:space="preserve">a compressed </w:t>
      </w:r>
      <w:r w:rsidRPr="00DA6205">
        <w:rPr>
          <w:rFonts w:ascii="Times New Roman" w:hAnsi="Times New Roman"/>
        </w:rPr>
        <w:t>1DCNN architecture</w:t>
      </w:r>
      <w:r w:rsidR="008C2FD6" w:rsidRPr="00DA6205">
        <w:rPr>
          <w:rFonts w:ascii="Times New Roman" w:hAnsi="Times New Roman"/>
        </w:rPr>
        <w:t xml:space="preserve"> onto designated MCU(s), however </w:t>
      </w:r>
      <w:r w:rsidR="00293E70" w:rsidRPr="00DA6205">
        <w:rPr>
          <w:rFonts w:ascii="Times New Roman" w:hAnsi="Times New Roman"/>
        </w:rPr>
        <w:t>bottleneck and failure was evident.</w:t>
      </w:r>
    </w:p>
    <w:p w14:paraId="1CB3F739" w14:textId="77777777" w:rsidR="00293E70" w:rsidRPr="00DA6205" w:rsidRDefault="00293E70" w:rsidP="00B60B88">
      <w:pPr>
        <w:rPr>
          <w:rFonts w:ascii="Times New Roman" w:hAnsi="Times New Roman"/>
        </w:rPr>
      </w:pPr>
    </w:p>
    <w:p w14:paraId="2FA95680" w14:textId="6075A1C6" w:rsidR="00D45972" w:rsidRPr="00DA6205" w:rsidRDefault="00D45972" w:rsidP="00AB124B">
      <w:pPr>
        <w:pStyle w:val="ListParagraph"/>
        <w:numPr>
          <w:ilvl w:val="2"/>
          <w:numId w:val="2"/>
        </w:numPr>
        <w:rPr>
          <w:rFonts w:ascii="Times New Roman" w:hAnsi="Times New Roman"/>
        </w:rPr>
      </w:pPr>
      <w:r w:rsidRPr="00DA6205">
        <w:rPr>
          <w:rFonts w:ascii="Times New Roman" w:hAnsi="Times New Roman"/>
        </w:rPr>
        <w:t>Drawback of 1DCNN</w:t>
      </w:r>
    </w:p>
    <w:p w14:paraId="2CF6FF87" w14:textId="0D5C3D87" w:rsidR="00EB5270" w:rsidRPr="00DA6205" w:rsidRDefault="00EB5270" w:rsidP="00EB5270">
      <w:pPr>
        <w:rPr>
          <w:rFonts w:ascii="Times New Roman" w:hAnsi="Times New Roman"/>
        </w:rPr>
      </w:pPr>
      <w:r w:rsidRPr="00DA6205">
        <w:rPr>
          <w:rFonts w:ascii="Times New Roman" w:hAnsi="Times New Roman"/>
        </w:rPr>
        <w:t>1DCNN will require annotated training audio datasets, higher computational overhead</w:t>
      </w:r>
      <w:r w:rsidR="006802CC" w:rsidRPr="00DA6205">
        <w:rPr>
          <w:rFonts w:ascii="Times New Roman" w:hAnsi="Times New Roman"/>
        </w:rPr>
        <w:t xml:space="preserve"> and demands runtime engine compatibility</w:t>
      </w:r>
      <w:r w:rsidR="000B4331" w:rsidRPr="00DA6205">
        <w:rPr>
          <w:rFonts w:ascii="Times New Roman" w:hAnsi="Times New Roman"/>
        </w:rPr>
        <w:t xml:space="preserve"> such as </w:t>
      </w:r>
      <w:proofErr w:type="spellStart"/>
      <w:r w:rsidR="000B4331" w:rsidRPr="00DA6205">
        <w:rPr>
          <w:rFonts w:ascii="Times New Roman" w:hAnsi="Times New Roman"/>
        </w:rPr>
        <w:t>PyTorch</w:t>
      </w:r>
      <w:proofErr w:type="spellEnd"/>
      <w:r w:rsidR="000B4331" w:rsidRPr="00DA6205">
        <w:rPr>
          <w:rFonts w:ascii="Times New Roman" w:hAnsi="Times New Roman"/>
        </w:rPr>
        <w:t xml:space="preserve">, </w:t>
      </w:r>
      <w:proofErr w:type="spellStart"/>
      <w:r w:rsidR="000B4331" w:rsidRPr="00DA6205">
        <w:rPr>
          <w:rFonts w:ascii="Times New Roman" w:hAnsi="Times New Roman"/>
        </w:rPr>
        <w:t>ExecuTorch</w:t>
      </w:r>
      <w:proofErr w:type="spellEnd"/>
      <w:r w:rsidR="000B4331" w:rsidRPr="00DA6205">
        <w:rPr>
          <w:rFonts w:ascii="Times New Roman" w:hAnsi="Times New Roman"/>
        </w:rPr>
        <w:t xml:space="preserve"> or ONNX Runtime for deployment on edge processors</w:t>
      </w:r>
      <w:r w:rsidR="003021B1" w:rsidRPr="00DA6205">
        <w:rPr>
          <w:rFonts w:ascii="Times New Roman" w:hAnsi="Times New Roman"/>
        </w:rPr>
        <w:t xml:space="preserve"> as compared to Energy-based Threshold.</w:t>
      </w:r>
    </w:p>
    <w:p w14:paraId="7330975D" w14:textId="77777777" w:rsidR="003021B1" w:rsidRPr="00DA6205" w:rsidRDefault="003021B1" w:rsidP="00EB5270">
      <w:pPr>
        <w:rPr>
          <w:rFonts w:ascii="Times New Roman" w:hAnsi="Times New Roman"/>
        </w:rPr>
      </w:pPr>
    </w:p>
    <w:p w14:paraId="46811593" w14:textId="44D5AF29" w:rsidR="00C939A1" w:rsidRPr="00DA6205" w:rsidRDefault="00C939A1" w:rsidP="002119E6">
      <w:pPr>
        <w:pStyle w:val="ListParagraph"/>
        <w:numPr>
          <w:ilvl w:val="1"/>
          <w:numId w:val="2"/>
        </w:numPr>
        <w:rPr>
          <w:rFonts w:ascii="Times New Roman" w:hAnsi="Times New Roman"/>
        </w:rPr>
      </w:pPr>
      <w:r w:rsidRPr="00DA6205">
        <w:rPr>
          <w:rFonts w:ascii="Times New Roman" w:hAnsi="Times New Roman"/>
        </w:rPr>
        <w:t>Wearable Communication Protocols</w:t>
      </w:r>
    </w:p>
    <w:p w14:paraId="5B3FFCEC" w14:textId="52F774AC" w:rsidR="00C40FDA" w:rsidRPr="00DA6205" w:rsidRDefault="00B53C12" w:rsidP="00523D1C">
      <w:pPr>
        <w:rPr>
          <w:rFonts w:ascii="Times New Roman" w:hAnsi="Times New Roman"/>
        </w:rPr>
      </w:pPr>
      <w:r w:rsidRPr="00DA6205">
        <w:rPr>
          <w:rFonts w:ascii="Times New Roman" w:hAnsi="Times New Roman"/>
        </w:rPr>
        <w:t>Currently only 2 a</w:t>
      </w:r>
      <w:r w:rsidR="00B0032B" w:rsidRPr="00DA6205">
        <w:rPr>
          <w:rFonts w:ascii="Times New Roman" w:hAnsi="Times New Roman"/>
        </w:rPr>
        <w:t>rchitecture</w:t>
      </w:r>
      <w:r w:rsidRPr="00DA6205">
        <w:rPr>
          <w:rFonts w:ascii="Times New Roman" w:hAnsi="Times New Roman"/>
        </w:rPr>
        <w:t>s</w:t>
      </w:r>
      <w:r w:rsidR="00B0032B" w:rsidRPr="00DA6205">
        <w:rPr>
          <w:rFonts w:ascii="Times New Roman" w:hAnsi="Times New Roman"/>
        </w:rPr>
        <w:t xml:space="preserve"> of protocols for the </w:t>
      </w:r>
      <w:proofErr w:type="spellStart"/>
      <w:r w:rsidR="00B0032B" w:rsidRPr="00DA6205">
        <w:rPr>
          <w:rFonts w:ascii="Times New Roman" w:hAnsi="Times New Roman"/>
        </w:rPr>
        <w:t>Pavlok</w:t>
      </w:r>
      <w:proofErr w:type="spellEnd"/>
      <w:r w:rsidR="00B0032B" w:rsidRPr="00DA6205">
        <w:rPr>
          <w:rFonts w:ascii="Times New Roman" w:hAnsi="Times New Roman"/>
        </w:rPr>
        <w:t xml:space="preserve"> wearable</w:t>
      </w:r>
      <w:r w:rsidRPr="00DA6205">
        <w:rPr>
          <w:rFonts w:ascii="Times New Roman" w:hAnsi="Times New Roman"/>
        </w:rPr>
        <w:t xml:space="preserve"> are available</w:t>
      </w:r>
      <w:r w:rsidR="00C40FDA" w:rsidRPr="00DA6205">
        <w:rPr>
          <w:rFonts w:ascii="Times New Roman" w:hAnsi="Times New Roman"/>
        </w:rPr>
        <w:t>, Cloud REST API and BLE GATT.</w:t>
      </w:r>
    </w:p>
    <w:p w14:paraId="302E89CB" w14:textId="472974AD" w:rsidR="00D1301D" w:rsidRPr="00DA6205" w:rsidRDefault="00C40FDA" w:rsidP="00D1301D">
      <w:pPr>
        <w:pStyle w:val="ListParagraph"/>
        <w:numPr>
          <w:ilvl w:val="2"/>
          <w:numId w:val="2"/>
        </w:numPr>
        <w:rPr>
          <w:rFonts w:ascii="Times New Roman" w:hAnsi="Times New Roman"/>
        </w:rPr>
      </w:pPr>
      <w:r w:rsidRPr="00DA6205">
        <w:rPr>
          <w:rFonts w:ascii="Times New Roman" w:hAnsi="Times New Roman"/>
        </w:rPr>
        <w:t>Cloud REST API</w:t>
      </w:r>
    </w:p>
    <w:p w14:paraId="40EAE6F0" w14:textId="4FB5A498" w:rsidR="00C40FDA" w:rsidRPr="00DA6205" w:rsidRDefault="004F2E7C" w:rsidP="00C40FDA">
      <w:pPr>
        <w:rPr>
          <w:rFonts w:ascii="Times New Roman" w:hAnsi="Times New Roman"/>
        </w:rPr>
      </w:pPr>
      <w:r w:rsidRPr="00DA6205">
        <w:rPr>
          <w:rFonts w:ascii="Times New Roman" w:hAnsi="Times New Roman"/>
        </w:rPr>
        <w:t xml:space="preserve">This actuation path </w:t>
      </w:r>
      <w:proofErr w:type="spellStart"/>
      <w:r w:rsidRPr="00DA6205">
        <w:rPr>
          <w:rFonts w:ascii="Times New Roman" w:hAnsi="Times New Roman"/>
        </w:rPr>
        <w:t>utlilises</w:t>
      </w:r>
      <w:proofErr w:type="spellEnd"/>
      <w:r w:rsidRPr="00DA6205">
        <w:rPr>
          <w:rFonts w:ascii="Times New Roman" w:hAnsi="Times New Roman"/>
        </w:rPr>
        <w:t xml:space="preserve"> standard Inter</w:t>
      </w:r>
      <w:r w:rsidR="001404B2" w:rsidRPr="00DA6205">
        <w:rPr>
          <w:rFonts w:ascii="Times New Roman" w:hAnsi="Times New Roman"/>
        </w:rPr>
        <w:t xml:space="preserve">net protocol stacks (TCP/IP over Wi-Fi). The edge sensing </w:t>
      </w:r>
      <w:r w:rsidR="00424391" w:rsidRPr="00DA6205">
        <w:rPr>
          <w:rFonts w:ascii="Times New Roman" w:hAnsi="Times New Roman"/>
        </w:rPr>
        <w:t>device acts as a HTTP client</w:t>
      </w:r>
      <w:r w:rsidR="0098265C" w:rsidRPr="00DA6205">
        <w:rPr>
          <w:rFonts w:ascii="Times New Roman" w:hAnsi="Times New Roman"/>
        </w:rPr>
        <w:t xml:space="preserve">, which issues encrypted HTTPS POST requests to </w:t>
      </w:r>
      <w:proofErr w:type="spellStart"/>
      <w:r w:rsidR="0098265C" w:rsidRPr="00DA6205">
        <w:rPr>
          <w:rFonts w:ascii="Times New Roman" w:hAnsi="Times New Roman"/>
        </w:rPr>
        <w:t>Pavlok’s</w:t>
      </w:r>
      <w:proofErr w:type="spellEnd"/>
      <w:r w:rsidR="0098265C" w:rsidRPr="00DA6205">
        <w:rPr>
          <w:rFonts w:ascii="Times New Roman" w:hAnsi="Times New Roman"/>
        </w:rPr>
        <w:t xml:space="preserve"> cloud API endpoint.</w:t>
      </w:r>
    </w:p>
    <w:p w14:paraId="4E86BBE0" w14:textId="77777777" w:rsidR="0098265C" w:rsidRPr="00DA6205" w:rsidRDefault="0098265C" w:rsidP="00C40FDA">
      <w:pPr>
        <w:rPr>
          <w:rFonts w:ascii="Times New Roman" w:hAnsi="Times New Roman"/>
        </w:rPr>
      </w:pPr>
    </w:p>
    <w:p w14:paraId="25E105F3" w14:textId="3A843741" w:rsidR="00A463C6" w:rsidRPr="00DA6205" w:rsidRDefault="00A463C6" w:rsidP="00C40FDA">
      <w:pPr>
        <w:rPr>
          <w:rFonts w:ascii="Times New Roman" w:hAnsi="Times New Roman"/>
        </w:rPr>
      </w:pPr>
      <w:r w:rsidRPr="00DA6205">
        <w:rPr>
          <w:rFonts w:ascii="Times New Roman" w:hAnsi="Times New Roman"/>
        </w:rPr>
        <w:t>It is then authenticated via OAuth 2.0 Bearer Token in the request header, where a JSON payload specifies the target stimulus modality (beep, vibe, zap) and the intensity level</w:t>
      </w:r>
      <w:r w:rsidR="0030048A" w:rsidRPr="00DA6205">
        <w:rPr>
          <w:rFonts w:ascii="Times New Roman" w:hAnsi="Times New Roman"/>
        </w:rPr>
        <w:t xml:space="preserve"> (10-100%). The cloud then receives </w:t>
      </w:r>
      <w:r w:rsidR="00B75B8F" w:rsidRPr="00DA6205">
        <w:rPr>
          <w:rFonts w:ascii="Times New Roman" w:hAnsi="Times New Roman"/>
        </w:rPr>
        <w:t xml:space="preserve">this request, performing a validation of the token credentials before </w:t>
      </w:r>
      <w:r w:rsidR="00E708A7" w:rsidRPr="00DA6205">
        <w:rPr>
          <w:rFonts w:ascii="Times New Roman" w:hAnsi="Times New Roman"/>
        </w:rPr>
        <w:t xml:space="preserve">routing a push notification to the user’s </w:t>
      </w:r>
      <w:proofErr w:type="spellStart"/>
      <w:r w:rsidR="00E708A7" w:rsidRPr="00DA6205">
        <w:rPr>
          <w:rFonts w:ascii="Times New Roman" w:hAnsi="Times New Roman"/>
        </w:rPr>
        <w:t>Pavlok</w:t>
      </w:r>
      <w:proofErr w:type="spellEnd"/>
      <w:r w:rsidR="00E708A7" w:rsidRPr="00DA6205">
        <w:rPr>
          <w:rFonts w:ascii="Times New Roman" w:hAnsi="Times New Roman"/>
        </w:rPr>
        <w:t xml:space="preserve"> wearable via the official background smartphone link</w:t>
      </w:r>
      <w:r w:rsidR="00556B57" w:rsidRPr="00DA6205">
        <w:rPr>
          <w:rFonts w:ascii="Times New Roman" w:hAnsi="Times New Roman"/>
        </w:rPr>
        <w:t>.</w:t>
      </w:r>
    </w:p>
    <w:p w14:paraId="29C7B48B" w14:textId="77777777" w:rsidR="00D36978" w:rsidRPr="00DA6205" w:rsidRDefault="00D36978" w:rsidP="00C40FDA">
      <w:pPr>
        <w:rPr>
          <w:rFonts w:ascii="Times New Roman" w:hAnsi="Times New Roman"/>
        </w:rPr>
      </w:pPr>
    </w:p>
    <w:p w14:paraId="6A60E3C0" w14:textId="40621B87" w:rsidR="00D1301D" w:rsidRPr="00DA6205" w:rsidRDefault="00D36978" w:rsidP="00D1301D">
      <w:pPr>
        <w:pStyle w:val="ListParagraph"/>
        <w:numPr>
          <w:ilvl w:val="2"/>
          <w:numId w:val="2"/>
        </w:numPr>
        <w:rPr>
          <w:rFonts w:ascii="Times New Roman" w:hAnsi="Times New Roman"/>
        </w:rPr>
      </w:pPr>
      <w:r w:rsidRPr="00DA6205">
        <w:rPr>
          <w:rFonts w:ascii="Times New Roman" w:hAnsi="Times New Roman"/>
        </w:rPr>
        <w:t xml:space="preserve"> Bluetooth Low Energy (BLE) GATT</w:t>
      </w:r>
    </w:p>
    <w:p w14:paraId="2635C0F3" w14:textId="7AB9F565" w:rsidR="00203E3F" w:rsidRPr="00DA6205" w:rsidRDefault="006053E9" w:rsidP="00203E3F">
      <w:pPr>
        <w:rPr>
          <w:rFonts w:ascii="Times New Roman" w:hAnsi="Times New Roman"/>
        </w:rPr>
      </w:pPr>
      <w:r w:rsidRPr="00DA6205">
        <w:rPr>
          <w:rFonts w:ascii="Times New Roman" w:hAnsi="Times New Roman"/>
        </w:rPr>
        <w:t xml:space="preserve">The </w:t>
      </w:r>
      <w:proofErr w:type="spellStart"/>
      <w:r w:rsidRPr="00DA6205">
        <w:rPr>
          <w:rFonts w:ascii="Times New Roman" w:hAnsi="Times New Roman"/>
        </w:rPr>
        <w:t>Pavlok</w:t>
      </w:r>
      <w:proofErr w:type="spellEnd"/>
      <w:r w:rsidRPr="00DA6205">
        <w:rPr>
          <w:rFonts w:ascii="Times New Roman" w:hAnsi="Times New Roman"/>
        </w:rPr>
        <w:t xml:space="preserve"> wearable has the capability to connect through BLE, using local 2.4 GHz ISM band via GATT architecture. The edge controller operates in GATT Central Mode, scanning for BLE advertising packets from </w:t>
      </w:r>
      <w:proofErr w:type="spellStart"/>
      <w:r w:rsidRPr="00DA6205">
        <w:rPr>
          <w:rFonts w:ascii="Times New Roman" w:hAnsi="Times New Roman"/>
        </w:rPr>
        <w:t>Pavlok</w:t>
      </w:r>
      <w:proofErr w:type="spellEnd"/>
      <w:r w:rsidRPr="00DA6205">
        <w:rPr>
          <w:rFonts w:ascii="Times New Roman" w:hAnsi="Times New Roman"/>
        </w:rPr>
        <w:t xml:space="preserve"> wearables. Upon a successful pairing, the edge controller discovers custom service UUIDs and characteristic UUIDs, which allows for direct execution of write commands to transmit hex-encoded stimulus control frames without needing an external network routing.</w:t>
      </w:r>
    </w:p>
    <w:p w14:paraId="1C876472" w14:textId="77777777" w:rsidR="006053E9" w:rsidRPr="00DA6205" w:rsidRDefault="006053E9" w:rsidP="00203E3F">
      <w:pPr>
        <w:rPr>
          <w:rFonts w:ascii="Times New Roman" w:hAnsi="Times New Roman"/>
        </w:rPr>
      </w:pPr>
    </w:p>
    <w:p w14:paraId="3C5E68D0" w14:textId="536F6483" w:rsidR="002521B9" w:rsidRPr="00DA6205" w:rsidRDefault="00A501D9" w:rsidP="00D36978">
      <w:pPr>
        <w:pStyle w:val="ListParagraph"/>
        <w:numPr>
          <w:ilvl w:val="2"/>
          <w:numId w:val="2"/>
        </w:numPr>
        <w:rPr>
          <w:rFonts w:ascii="Times New Roman" w:hAnsi="Times New Roman"/>
        </w:rPr>
      </w:pPr>
      <w:r w:rsidRPr="00DA6205">
        <w:rPr>
          <w:rFonts w:ascii="Times New Roman" w:hAnsi="Times New Roman"/>
        </w:rPr>
        <w:t>Comparison</w:t>
      </w:r>
      <w:r w:rsidR="00203E3F" w:rsidRPr="00DA6205">
        <w:rPr>
          <w:rFonts w:ascii="Times New Roman" w:hAnsi="Times New Roman"/>
        </w:rPr>
        <w:t xml:space="preserve"> between Cloud REST API and BLE GATT</w:t>
      </w:r>
    </w:p>
    <w:p w14:paraId="5C7DF2B3" w14:textId="2E041DA2" w:rsidR="006053E9" w:rsidRPr="00DA6205" w:rsidRDefault="006053E9" w:rsidP="006053E9">
      <w:pPr>
        <w:rPr>
          <w:rFonts w:ascii="Times New Roman" w:hAnsi="Times New Roman"/>
        </w:rPr>
      </w:pPr>
      <w:r w:rsidRPr="00DA6205">
        <w:rPr>
          <w:rFonts w:ascii="Times New Roman" w:hAnsi="Times New Roman"/>
        </w:rPr>
        <w:t xml:space="preserve">Comparison was done between the protocols using </w:t>
      </w:r>
      <w:r w:rsidR="000F6055" w:rsidRPr="00DA6205">
        <w:rPr>
          <w:rFonts w:ascii="Times New Roman" w:hAnsi="Times New Roman"/>
        </w:rPr>
        <w:t>their communication attributes</w:t>
      </w:r>
      <w:r w:rsidR="003A16CD" w:rsidRPr="00DA6205">
        <w:rPr>
          <w:rFonts w:ascii="Times New Roman" w:hAnsi="Times New Roman"/>
        </w:rPr>
        <w:t>.</w:t>
      </w:r>
    </w:p>
    <w:p w14:paraId="2F0433A2" w14:textId="45B1E321" w:rsidR="00246BCA" w:rsidRPr="00DA6205" w:rsidRDefault="002D3EFB" w:rsidP="006053E9">
      <w:pPr>
        <w:rPr>
          <w:rFonts w:ascii="Times New Roman" w:hAnsi="Times New Roman"/>
        </w:rPr>
      </w:pPr>
      <w:r w:rsidRPr="00DA6205">
        <w:rPr>
          <w:rFonts w:ascii="Times New Roman" w:hAnsi="Times New Roman"/>
        </w:rPr>
        <w:lastRenderedPageBreak/>
        <w:t>For the Cloud REST API (v5 endpoint)</w:t>
      </w:r>
      <w:r w:rsidR="00136270" w:rsidRPr="00DA6205">
        <w:rPr>
          <w:rFonts w:ascii="Times New Roman" w:hAnsi="Times New Roman"/>
        </w:rPr>
        <w:t>, the network requirements is a local Wi-Fi and internet WAN access</w:t>
      </w:r>
      <w:r w:rsidR="00C85EF5" w:rsidRPr="00DA6205">
        <w:rPr>
          <w:rFonts w:ascii="Times New Roman" w:hAnsi="Times New Roman"/>
        </w:rPr>
        <w:t>. Its implementation is simple, requiring only a software setup</w:t>
      </w:r>
      <w:r w:rsidR="00400243" w:rsidRPr="00DA6205">
        <w:rPr>
          <w:rFonts w:ascii="Times New Roman" w:hAnsi="Times New Roman"/>
        </w:rPr>
        <w:t xml:space="preserve"> using standard HTTPS libraries. Given its network depen</w:t>
      </w:r>
      <w:r w:rsidR="000636C5" w:rsidRPr="00DA6205">
        <w:rPr>
          <w:rFonts w:ascii="Times New Roman" w:hAnsi="Times New Roman"/>
        </w:rPr>
        <w:t>dent</w:t>
      </w:r>
      <w:r w:rsidR="00400243" w:rsidRPr="00DA6205">
        <w:rPr>
          <w:rFonts w:ascii="Times New Roman" w:hAnsi="Times New Roman"/>
        </w:rPr>
        <w:t xml:space="preserve"> nature, its actuation latency can </w:t>
      </w:r>
      <w:r w:rsidR="0026141F" w:rsidRPr="00DA6205">
        <w:rPr>
          <w:rFonts w:ascii="Times New Roman" w:hAnsi="Times New Roman"/>
        </w:rPr>
        <w:t>face hinderan</w:t>
      </w:r>
      <w:r w:rsidR="00603644" w:rsidRPr="00DA6205">
        <w:rPr>
          <w:rFonts w:ascii="Times New Roman" w:hAnsi="Times New Roman"/>
        </w:rPr>
        <w:t xml:space="preserve">ce, however, it allows for highly stable connection between edge device and </w:t>
      </w:r>
      <w:proofErr w:type="spellStart"/>
      <w:r w:rsidR="00603644" w:rsidRPr="00DA6205">
        <w:rPr>
          <w:rFonts w:ascii="Times New Roman" w:hAnsi="Times New Roman"/>
        </w:rPr>
        <w:t>Pavlok</w:t>
      </w:r>
      <w:proofErr w:type="spellEnd"/>
      <w:r w:rsidR="00603644" w:rsidRPr="00DA6205">
        <w:rPr>
          <w:rFonts w:ascii="Times New Roman" w:hAnsi="Times New Roman"/>
        </w:rPr>
        <w:t xml:space="preserve"> wearable.</w:t>
      </w:r>
    </w:p>
    <w:p w14:paraId="3EF0DF4C" w14:textId="77777777" w:rsidR="00603644" w:rsidRPr="00DA6205" w:rsidRDefault="00603644" w:rsidP="006053E9">
      <w:pPr>
        <w:rPr>
          <w:rFonts w:ascii="Times New Roman" w:hAnsi="Times New Roman"/>
        </w:rPr>
      </w:pPr>
    </w:p>
    <w:p w14:paraId="5097BBD5" w14:textId="6EEBC07C" w:rsidR="0089095F" w:rsidRPr="00DA6205" w:rsidRDefault="00603644" w:rsidP="006053E9">
      <w:pPr>
        <w:rPr>
          <w:rFonts w:ascii="Times New Roman" w:hAnsi="Times New Roman"/>
        </w:rPr>
      </w:pPr>
      <w:r w:rsidRPr="00DA6205">
        <w:rPr>
          <w:rFonts w:ascii="Times New Roman" w:hAnsi="Times New Roman"/>
        </w:rPr>
        <w:t>Th</w:t>
      </w:r>
      <w:r w:rsidR="00630B71" w:rsidRPr="00DA6205">
        <w:rPr>
          <w:rFonts w:ascii="Times New Roman" w:hAnsi="Times New Roman"/>
        </w:rPr>
        <w:t>e BLE GATT</w:t>
      </w:r>
      <w:r w:rsidR="004C16B8" w:rsidRPr="00DA6205">
        <w:rPr>
          <w:rFonts w:ascii="Times New Roman" w:hAnsi="Times New Roman"/>
        </w:rPr>
        <w:t xml:space="preserve"> protocol on the other hand</w:t>
      </w:r>
      <w:r w:rsidR="00630B71" w:rsidRPr="00DA6205">
        <w:rPr>
          <w:rFonts w:ascii="Times New Roman" w:hAnsi="Times New Roman"/>
        </w:rPr>
        <w:t xml:space="preserve"> </w:t>
      </w:r>
      <w:r w:rsidR="00246BCA" w:rsidRPr="00DA6205">
        <w:rPr>
          <w:rFonts w:ascii="Times New Roman" w:hAnsi="Times New Roman"/>
        </w:rPr>
        <w:t xml:space="preserve">can </w:t>
      </w:r>
      <w:r w:rsidR="00630B71" w:rsidRPr="00DA6205">
        <w:rPr>
          <w:rFonts w:ascii="Times New Roman" w:hAnsi="Times New Roman"/>
        </w:rPr>
        <w:t>operate fully offline with zero internet of Wi-Fi dependency.</w:t>
      </w:r>
      <w:r w:rsidR="004C16B8" w:rsidRPr="00DA6205">
        <w:rPr>
          <w:rFonts w:ascii="Times New Roman" w:hAnsi="Times New Roman"/>
        </w:rPr>
        <w:t xml:space="preserve"> Although </w:t>
      </w:r>
      <w:r w:rsidR="006C34F5" w:rsidRPr="00DA6205">
        <w:rPr>
          <w:rFonts w:ascii="Times New Roman" w:hAnsi="Times New Roman"/>
        </w:rPr>
        <w:t>implementation complexity is more complex, due to high firmware complexity</w:t>
      </w:r>
      <w:r w:rsidR="00AA233A" w:rsidRPr="00DA6205">
        <w:rPr>
          <w:rFonts w:ascii="Times New Roman" w:hAnsi="Times New Roman"/>
        </w:rPr>
        <w:t xml:space="preserve"> such as custom GATT service discovery, it offers low</w:t>
      </w:r>
      <w:r w:rsidR="004D6145" w:rsidRPr="00DA6205">
        <w:rPr>
          <w:rFonts w:ascii="Times New Roman" w:hAnsi="Times New Roman"/>
        </w:rPr>
        <w:t xml:space="preserve"> transmission latency. However, its connection stability is subjected to MCU stack overflows, pairing drops and GATT timeout failures.</w:t>
      </w:r>
    </w:p>
    <w:p w14:paraId="080BDB12" w14:textId="77777777" w:rsidR="004D6145" w:rsidRPr="00DA6205" w:rsidRDefault="004D6145" w:rsidP="006053E9">
      <w:pPr>
        <w:rPr>
          <w:rFonts w:ascii="Times New Roman" w:hAnsi="Times New Roman"/>
        </w:rPr>
      </w:pPr>
    </w:p>
    <w:p w14:paraId="2077D996" w14:textId="5213FC02" w:rsidR="00C939A1" w:rsidRPr="00DA6205" w:rsidRDefault="00C939A1" w:rsidP="002119E6">
      <w:pPr>
        <w:pStyle w:val="ListParagraph"/>
        <w:numPr>
          <w:ilvl w:val="1"/>
          <w:numId w:val="2"/>
        </w:numPr>
        <w:rPr>
          <w:rFonts w:ascii="Times New Roman" w:hAnsi="Times New Roman"/>
        </w:rPr>
      </w:pPr>
      <w:r w:rsidRPr="00DA6205">
        <w:rPr>
          <w:rFonts w:ascii="Times New Roman" w:hAnsi="Times New Roman"/>
        </w:rPr>
        <w:t>Edge Computing Platforms</w:t>
      </w:r>
    </w:p>
    <w:p w14:paraId="50CDB70C" w14:textId="1B838179" w:rsidR="00090FFF" w:rsidRPr="00DA6205" w:rsidRDefault="00090FFF" w:rsidP="00090FFF">
      <w:pPr>
        <w:rPr>
          <w:rFonts w:ascii="Times New Roman" w:hAnsi="Times New Roman"/>
        </w:rPr>
      </w:pPr>
      <w:r w:rsidRPr="00DA6205">
        <w:rPr>
          <w:rFonts w:ascii="Times New Roman" w:hAnsi="Times New Roman"/>
        </w:rPr>
        <w:t xml:space="preserve">For this project, three </w:t>
      </w:r>
      <w:r w:rsidR="00FD0C88" w:rsidRPr="00DA6205">
        <w:rPr>
          <w:rFonts w:ascii="Times New Roman" w:hAnsi="Times New Roman"/>
        </w:rPr>
        <w:t xml:space="preserve">platforms were </w:t>
      </w:r>
      <w:r w:rsidR="000E7728">
        <w:rPr>
          <w:rFonts w:ascii="Times New Roman" w:hAnsi="Times New Roman"/>
        </w:rPr>
        <w:t>investigated</w:t>
      </w:r>
      <w:r w:rsidR="00FD0C88" w:rsidRPr="00DA6205">
        <w:rPr>
          <w:rFonts w:ascii="Times New Roman" w:hAnsi="Times New Roman"/>
        </w:rPr>
        <w:t>: Smartphone OS, Single-Board Computer and MCU.</w:t>
      </w:r>
    </w:p>
    <w:p w14:paraId="7D5AD25B" w14:textId="77777777" w:rsidR="00FD0C88" w:rsidRPr="00DA6205" w:rsidRDefault="00FD0C88" w:rsidP="00090FFF">
      <w:pPr>
        <w:rPr>
          <w:rFonts w:ascii="Times New Roman" w:hAnsi="Times New Roman"/>
        </w:rPr>
      </w:pPr>
    </w:p>
    <w:p w14:paraId="6F6006F9" w14:textId="27DD06F3" w:rsidR="0048699F" w:rsidRPr="00DA6205" w:rsidRDefault="0048699F" w:rsidP="00090FFF">
      <w:pPr>
        <w:rPr>
          <w:rFonts w:ascii="Times New Roman" w:hAnsi="Times New Roman"/>
        </w:rPr>
      </w:pPr>
      <w:r w:rsidRPr="00DA6205">
        <w:rPr>
          <w:rFonts w:ascii="Times New Roman" w:hAnsi="Times New Roman"/>
        </w:rPr>
        <w:t>Using an Android smartphone, the smartphone OS environment allowed for high-level operati</w:t>
      </w:r>
      <w:r w:rsidR="00005F4C" w:rsidRPr="00DA6205">
        <w:rPr>
          <w:rFonts w:ascii="Times New Roman" w:hAnsi="Times New Roman"/>
        </w:rPr>
        <w:t>ons through its multi-core ARM application processors. This provided high-level audio capture APIs, multithread execution, native SQLite and CSV file management</w:t>
      </w:r>
      <w:r w:rsidR="00161395" w:rsidRPr="00DA6205">
        <w:rPr>
          <w:rFonts w:ascii="Times New Roman" w:hAnsi="Times New Roman"/>
        </w:rPr>
        <w:t>. It also had rich user interface framework support.</w:t>
      </w:r>
    </w:p>
    <w:p w14:paraId="58E26B5D" w14:textId="77777777" w:rsidR="00D72704" w:rsidRPr="00DA6205" w:rsidRDefault="00D72704" w:rsidP="00090FFF">
      <w:pPr>
        <w:rPr>
          <w:rFonts w:ascii="Times New Roman" w:hAnsi="Times New Roman"/>
        </w:rPr>
      </w:pPr>
    </w:p>
    <w:p w14:paraId="752414F5" w14:textId="04AFCB7C" w:rsidR="00CB6B7F" w:rsidRPr="00DA6205" w:rsidRDefault="00BD793B" w:rsidP="00BD793B">
      <w:pPr>
        <w:jc w:val="center"/>
        <w:rPr>
          <w:rFonts w:ascii="Times New Roman" w:hAnsi="Times New Roman"/>
        </w:rPr>
      </w:pPr>
      <w:r w:rsidRPr="00DA6205">
        <w:rPr>
          <w:rFonts w:ascii="Times New Roman" w:hAnsi="Times New Roman"/>
          <w:noProof/>
        </w:rPr>
        <w:drawing>
          <wp:inline distT="0" distB="0" distL="0" distR="0" wp14:anchorId="16EA8D91" wp14:editId="74EB33B1">
            <wp:extent cx="2070100" cy="3562350"/>
            <wp:effectExtent l="0" t="0" r="6350" b="0"/>
            <wp:docPr id="56869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0607" t="25771" r="32302" b="26358"/>
                    <a:stretch>
                      <a:fillRect/>
                    </a:stretch>
                  </pic:blipFill>
                  <pic:spPr bwMode="auto">
                    <a:xfrm>
                      <a:off x="0" y="0"/>
                      <a:ext cx="2070100" cy="3562350"/>
                    </a:xfrm>
                    <a:prstGeom prst="rect">
                      <a:avLst/>
                    </a:prstGeom>
                    <a:noFill/>
                    <a:ln>
                      <a:noFill/>
                    </a:ln>
                    <a:extLst>
                      <a:ext uri="{53640926-AAD7-44D8-BBD7-CCE9431645EC}">
                        <a14:shadowObscured xmlns:a14="http://schemas.microsoft.com/office/drawing/2010/main"/>
                      </a:ext>
                    </a:extLst>
                  </pic:spPr>
                </pic:pic>
              </a:graphicData>
            </a:graphic>
          </wp:inline>
        </w:drawing>
      </w:r>
    </w:p>
    <w:p w14:paraId="70FB1592" w14:textId="7B1FCE3F" w:rsidR="00BD793B" w:rsidRPr="00DA6205" w:rsidRDefault="00BD793B" w:rsidP="00BD793B">
      <w:pPr>
        <w:jc w:val="center"/>
        <w:rPr>
          <w:rFonts w:ascii="Times New Roman" w:hAnsi="Times New Roman"/>
        </w:rPr>
      </w:pPr>
      <w:r w:rsidRPr="00DA6205">
        <w:rPr>
          <w:rFonts w:ascii="Times New Roman" w:hAnsi="Times New Roman"/>
        </w:rPr>
        <w:t>Figure 3.</w:t>
      </w:r>
      <w:r w:rsidR="000A6AD1">
        <w:rPr>
          <w:rFonts w:ascii="Times New Roman" w:hAnsi="Times New Roman"/>
        </w:rPr>
        <w:t xml:space="preserve"> Android smartphone used in this research project</w:t>
      </w:r>
    </w:p>
    <w:p w14:paraId="3CFE9D7D" w14:textId="77777777" w:rsidR="00161395" w:rsidRPr="00DA6205" w:rsidRDefault="00161395" w:rsidP="00090FFF">
      <w:pPr>
        <w:rPr>
          <w:rFonts w:ascii="Times New Roman" w:hAnsi="Times New Roman"/>
        </w:rPr>
      </w:pPr>
    </w:p>
    <w:p w14:paraId="26744F71" w14:textId="1B6E91EA" w:rsidR="00161395" w:rsidRPr="00DA6205" w:rsidRDefault="00161395" w:rsidP="00090FFF">
      <w:pPr>
        <w:rPr>
          <w:rFonts w:ascii="Times New Roman" w:hAnsi="Times New Roman"/>
        </w:rPr>
      </w:pPr>
      <w:r w:rsidRPr="00DA6205">
        <w:rPr>
          <w:rFonts w:ascii="Times New Roman" w:hAnsi="Times New Roman"/>
        </w:rPr>
        <w:t xml:space="preserve">A Raspberry Pi 3 Model A+ was selected </w:t>
      </w:r>
      <w:r w:rsidR="003A45EF" w:rsidRPr="00DA6205">
        <w:rPr>
          <w:rFonts w:ascii="Times New Roman" w:hAnsi="Times New Roman"/>
        </w:rPr>
        <w:t xml:space="preserve">as an experiment </w:t>
      </w:r>
      <w:r w:rsidR="008F5BE1" w:rsidRPr="00DA6205">
        <w:rPr>
          <w:rFonts w:ascii="Times New Roman" w:hAnsi="Times New Roman"/>
        </w:rPr>
        <w:t xml:space="preserve">as it </w:t>
      </w:r>
      <w:r w:rsidR="00111C14" w:rsidRPr="00DA6205">
        <w:rPr>
          <w:rFonts w:ascii="Times New Roman" w:hAnsi="Times New Roman"/>
        </w:rPr>
        <w:t>is powered by a Broadcom BCM2837B0 quad-core 64-bit ARM Cortex-A53 CPU</w:t>
      </w:r>
      <w:r w:rsidR="006A3E73" w:rsidRPr="00DA6205">
        <w:rPr>
          <w:rFonts w:ascii="Times New Roman" w:hAnsi="Times New Roman"/>
        </w:rPr>
        <w:t>, operating at 1.0 GHz with 512 MB SDRAM</w:t>
      </w:r>
      <w:r w:rsidR="006A6A95" w:rsidRPr="00DA6205">
        <w:rPr>
          <w:rFonts w:ascii="Times New Roman" w:hAnsi="Times New Roman"/>
        </w:rPr>
        <w:t xml:space="preserve">. It </w:t>
      </w:r>
      <w:r w:rsidR="00CD5967" w:rsidRPr="00DA6205">
        <w:rPr>
          <w:rFonts w:ascii="Times New Roman" w:hAnsi="Times New Roman"/>
        </w:rPr>
        <w:t xml:space="preserve">can </w:t>
      </w:r>
      <w:r w:rsidR="006A6A95" w:rsidRPr="00DA6205">
        <w:rPr>
          <w:rFonts w:ascii="Times New Roman" w:hAnsi="Times New Roman"/>
        </w:rPr>
        <w:t xml:space="preserve">support standard </w:t>
      </w:r>
      <w:r w:rsidR="00BA7AB1" w:rsidRPr="00DA6205">
        <w:rPr>
          <w:rFonts w:ascii="Times New Roman" w:hAnsi="Times New Roman"/>
        </w:rPr>
        <w:t>Python execution stacks</w:t>
      </w:r>
      <w:r w:rsidR="00CD5967" w:rsidRPr="00DA6205">
        <w:rPr>
          <w:rFonts w:ascii="Times New Roman" w:hAnsi="Times New Roman"/>
        </w:rPr>
        <w:t>, possess native USB and I2S interfaces and carry onboard Wi-Fi and BLE chipsets</w:t>
      </w:r>
      <w:r w:rsidR="00031F40">
        <w:rPr>
          <w:rFonts w:ascii="Times New Roman" w:hAnsi="Times New Roman"/>
        </w:rPr>
        <w:t xml:space="preserve"> </w:t>
      </w:r>
      <w:r w:rsidR="009A6737">
        <w:rPr>
          <w:rFonts w:ascii="Times New Roman" w:hAnsi="Times New Roman"/>
        </w:rPr>
        <w:t>[20]</w:t>
      </w:r>
      <w:r w:rsidR="00CD5967" w:rsidRPr="00DA6205">
        <w:rPr>
          <w:rFonts w:ascii="Times New Roman" w:hAnsi="Times New Roman"/>
        </w:rPr>
        <w:t>.</w:t>
      </w:r>
    </w:p>
    <w:p w14:paraId="1A3B27EF" w14:textId="77777777" w:rsidR="00CD5967" w:rsidRPr="00DA6205" w:rsidRDefault="00CD5967" w:rsidP="00090FFF">
      <w:pPr>
        <w:rPr>
          <w:rFonts w:ascii="Times New Roman" w:hAnsi="Times New Roman"/>
        </w:rPr>
      </w:pPr>
    </w:p>
    <w:p w14:paraId="398B64FB" w14:textId="33DD7F1A" w:rsidR="00D72704" w:rsidRPr="00DA6205" w:rsidRDefault="00D72704" w:rsidP="00D72704">
      <w:pPr>
        <w:jc w:val="center"/>
        <w:rPr>
          <w:rFonts w:ascii="Times New Roman" w:hAnsi="Times New Roman"/>
        </w:rPr>
      </w:pPr>
      <w:r w:rsidRPr="00DA6205">
        <w:rPr>
          <w:rFonts w:ascii="Times New Roman" w:hAnsi="Times New Roman"/>
          <w:noProof/>
        </w:rPr>
        <w:lastRenderedPageBreak/>
        <w:drawing>
          <wp:inline distT="0" distB="0" distL="0" distR="0" wp14:anchorId="50B67688" wp14:editId="17C698E2">
            <wp:extent cx="4057390" cy="3406391"/>
            <wp:effectExtent l="0" t="0" r="635" b="3810"/>
            <wp:docPr id="599606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0935" t="35668" r="18080" b="25933"/>
                    <a:stretch>
                      <a:fillRect/>
                    </a:stretch>
                  </pic:blipFill>
                  <pic:spPr bwMode="auto">
                    <a:xfrm>
                      <a:off x="0" y="0"/>
                      <a:ext cx="4082519" cy="3427488"/>
                    </a:xfrm>
                    <a:prstGeom prst="rect">
                      <a:avLst/>
                    </a:prstGeom>
                    <a:noFill/>
                    <a:ln>
                      <a:noFill/>
                    </a:ln>
                    <a:extLst>
                      <a:ext uri="{53640926-AAD7-44D8-BBD7-CCE9431645EC}">
                        <a14:shadowObscured xmlns:a14="http://schemas.microsoft.com/office/drawing/2010/main"/>
                      </a:ext>
                    </a:extLst>
                  </pic:spPr>
                </pic:pic>
              </a:graphicData>
            </a:graphic>
          </wp:inline>
        </w:drawing>
      </w:r>
    </w:p>
    <w:p w14:paraId="634AEA7F" w14:textId="28778DE5" w:rsidR="00D72704" w:rsidRPr="00DA6205" w:rsidRDefault="00D72704" w:rsidP="00D72704">
      <w:pPr>
        <w:jc w:val="center"/>
        <w:rPr>
          <w:rFonts w:ascii="Times New Roman" w:hAnsi="Times New Roman"/>
        </w:rPr>
      </w:pPr>
      <w:r w:rsidRPr="00DA6205">
        <w:rPr>
          <w:rFonts w:ascii="Times New Roman" w:hAnsi="Times New Roman"/>
        </w:rPr>
        <w:t>Figure 4.</w:t>
      </w:r>
      <w:r w:rsidR="000A6AD1">
        <w:rPr>
          <w:rFonts w:ascii="Times New Roman" w:hAnsi="Times New Roman"/>
        </w:rPr>
        <w:t xml:space="preserve"> Raspberry Pi 3 Model A+ used in this project</w:t>
      </w:r>
    </w:p>
    <w:p w14:paraId="5C00A99A" w14:textId="77777777" w:rsidR="00D72704" w:rsidRPr="00DA6205" w:rsidRDefault="00D72704" w:rsidP="00D72704">
      <w:pPr>
        <w:jc w:val="center"/>
        <w:rPr>
          <w:rFonts w:ascii="Times New Roman" w:hAnsi="Times New Roman"/>
        </w:rPr>
      </w:pPr>
    </w:p>
    <w:p w14:paraId="0FA36B15" w14:textId="50EA97BF" w:rsidR="00FF11EF" w:rsidRPr="00DA6205" w:rsidRDefault="00431778" w:rsidP="00090FFF">
      <w:pPr>
        <w:rPr>
          <w:rFonts w:ascii="Times New Roman" w:hAnsi="Times New Roman"/>
        </w:rPr>
      </w:pPr>
      <w:r w:rsidRPr="00DA6205">
        <w:rPr>
          <w:rFonts w:ascii="Times New Roman" w:hAnsi="Times New Roman"/>
        </w:rPr>
        <w:t xml:space="preserve">A ESP32 XC3800 was selected </w:t>
      </w:r>
      <w:r w:rsidR="000E7728">
        <w:rPr>
          <w:rFonts w:ascii="Times New Roman" w:hAnsi="Times New Roman"/>
        </w:rPr>
        <w:t xml:space="preserve">for investigation </w:t>
      </w:r>
      <w:r w:rsidRPr="00DA6205">
        <w:rPr>
          <w:rFonts w:ascii="Times New Roman" w:hAnsi="Times New Roman"/>
        </w:rPr>
        <w:t>due to its low cost</w:t>
      </w:r>
      <w:r w:rsidR="00AE17FF" w:rsidRPr="00DA6205">
        <w:rPr>
          <w:rFonts w:ascii="Times New Roman" w:hAnsi="Times New Roman"/>
        </w:rPr>
        <w:t>. It features a</w:t>
      </w:r>
      <w:r w:rsidR="00C950D6" w:rsidRPr="00DA6205">
        <w:rPr>
          <w:rFonts w:ascii="Times New Roman" w:hAnsi="Times New Roman"/>
        </w:rPr>
        <w:t>n ESPRESS-IF ESP32</w:t>
      </w:r>
      <w:r w:rsidR="001303DA" w:rsidRPr="00DA6205">
        <w:rPr>
          <w:rFonts w:ascii="Times New Roman" w:hAnsi="Times New Roman"/>
        </w:rPr>
        <w:t>-W</w:t>
      </w:r>
      <w:r w:rsidR="00361382" w:rsidRPr="00DA6205">
        <w:rPr>
          <w:rFonts w:ascii="Times New Roman" w:hAnsi="Times New Roman"/>
        </w:rPr>
        <w:t>ROOM-32E</w:t>
      </w:r>
      <w:r w:rsidR="00072BAF" w:rsidRPr="00DA6205">
        <w:rPr>
          <w:rFonts w:ascii="Times New Roman" w:hAnsi="Times New Roman"/>
        </w:rPr>
        <w:t xml:space="preserve"> dual-core 32-bit LX6 processor</w:t>
      </w:r>
      <w:r w:rsidR="007851C1" w:rsidRPr="00DA6205">
        <w:rPr>
          <w:rFonts w:ascii="Times New Roman" w:hAnsi="Times New Roman"/>
        </w:rPr>
        <w:t xml:space="preserve">, operating </w:t>
      </w:r>
      <w:r w:rsidR="001F692C" w:rsidRPr="00DA6205">
        <w:rPr>
          <w:rFonts w:ascii="Times New Roman" w:hAnsi="Times New Roman"/>
        </w:rPr>
        <w:t>at 240 MHz with 512 kB RAM and 4MB of flash memory.</w:t>
      </w:r>
      <w:r w:rsidR="000A59A9" w:rsidRPr="00DA6205">
        <w:rPr>
          <w:rFonts w:ascii="Times New Roman" w:hAnsi="Times New Roman"/>
        </w:rPr>
        <w:t xml:space="preserve"> It has integrated 2.4 G</w:t>
      </w:r>
      <w:r w:rsidR="00E57F54" w:rsidRPr="00DA6205">
        <w:rPr>
          <w:rFonts w:ascii="Times New Roman" w:hAnsi="Times New Roman"/>
        </w:rPr>
        <w:t>H</w:t>
      </w:r>
      <w:r w:rsidR="000A59A9" w:rsidRPr="00DA6205">
        <w:rPr>
          <w:rFonts w:ascii="Times New Roman" w:hAnsi="Times New Roman"/>
        </w:rPr>
        <w:t>z Wi-Fi (</w:t>
      </w:r>
      <w:r w:rsidR="009A1072" w:rsidRPr="00DA6205">
        <w:rPr>
          <w:rFonts w:ascii="Times New Roman" w:hAnsi="Times New Roman"/>
        </w:rPr>
        <w:t>802.11 b/g/n) and Bluetooth/BLE dual mode (v</w:t>
      </w:r>
      <w:r w:rsidR="0090254C" w:rsidRPr="00DA6205">
        <w:rPr>
          <w:rFonts w:ascii="Times New Roman" w:hAnsi="Times New Roman"/>
        </w:rPr>
        <w:t>4.2)</w:t>
      </w:r>
      <w:r w:rsidR="00E57F54" w:rsidRPr="00DA6205">
        <w:rPr>
          <w:rFonts w:ascii="Times New Roman" w:hAnsi="Times New Roman"/>
        </w:rPr>
        <w:t>, it supports I2S connection</w:t>
      </w:r>
      <w:r w:rsidR="00031F40">
        <w:rPr>
          <w:rFonts w:ascii="Times New Roman" w:hAnsi="Times New Roman"/>
        </w:rPr>
        <w:t xml:space="preserve"> </w:t>
      </w:r>
      <w:r w:rsidR="009A6737">
        <w:rPr>
          <w:rFonts w:ascii="Times New Roman" w:hAnsi="Times New Roman"/>
        </w:rPr>
        <w:t>[21]</w:t>
      </w:r>
      <w:r w:rsidR="009A1072" w:rsidRPr="00DA6205">
        <w:rPr>
          <w:rFonts w:ascii="Times New Roman" w:hAnsi="Times New Roman"/>
        </w:rPr>
        <w:t>.</w:t>
      </w:r>
    </w:p>
    <w:p w14:paraId="218C62B2" w14:textId="77777777" w:rsidR="00D72704" w:rsidRPr="00DA6205" w:rsidRDefault="00D72704" w:rsidP="00090FFF">
      <w:pPr>
        <w:rPr>
          <w:rFonts w:ascii="Times New Roman" w:hAnsi="Times New Roman"/>
        </w:rPr>
      </w:pPr>
    </w:p>
    <w:p w14:paraId="6CED8952" w14:textId="306288E0" w:rsidR="00D72704" w:rsidRPr="00DA6205" w:rsidRDefault="00964522" w:rsidP="00964522">
      <w:pPr>
        <w:jc w:val="center"/>
        <w:rPr>
          <w:rFonts w:ascii="Times New Roman" w:hAnsi="Times New Roman"/>
        </w:rPr>
      </w:pPr>
      <w:r w:rsidRPr="00DA6205">
        <w:rPr>
          <w:rFonts w:ascii="Times New Roman" w:hAnsi="Times New Roman"/>
          <w:noProof/>
        </w:rPr>
        <w:drawing>
          <wp:inline distT="0" distB="0" distL="0" distR="0" wp14:anchorId="6D6D87D5" wp14:editId="43D510F5">
            <wp:extent cx="4106781" cy="3275762"/>
            <wp:effectExtent l="0" t="0" r="8255" b="1270"/>
            <wp:docPr id="2113191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4576" t="38655" r="27068" b="32418"/>
                    <a:stretch>
                      <a:fillRect/>
                    </a:stretch>
                  </pic:blipFill>
                  <pic:spPr bwMode="auto">
                    <a:xfrm>
                      <a:off x="0" y="0"/>
                      <a:ext cx="4117435" cy="3284260"/>
                    </a:xfrm>
                    <a:prstGeom prst="rect">
                      <a:avLst/>
                    </a:prstGeom>
                    <a:noFill/>
                    <a:ln>
                      <a:noFill/>
                    </a:ln>
                    <a:extLst>
                      <a:ext uri="{53640926-AAD7-44D8-BBD7-CCE9431645EC}">
                        <a14:shadowObscured xmlns:a14="http://schemas.microsoft.com/office/drawing/2010/main"/>
                      </a:ext>
                    </a:extLst>
                  </pic:spPr>
                </pic:pic>
              </a:graphicData>
            </a:graphic>
          </wp:inline>
        </w:drawing>
      </w:r>
    </w:p>
    <w:p w14:paraId="643B1A6D" w14:textId="39103504" w:rsidR="00964522" w:rsidRPr="00DA6205" w:rsidRDefault="00964522" w:rsidP="00964522">
      <w:pPr>
        <w:jc w:val="center"/>
        <w:rPr>
          <w:rFonts w:ascii="Times New Roman" w:hAnsi="Times New Roman"/>
        </w:rPr>
      </w:pPr>
      <w:r w:rsidRPr="00DA6205">
        <w:rPr>
          <w:rFonts w:ascii="Times New Roman" w:hAnsi="Times New Roman"/>
        </w:rPr>
        <w:t>Figure 5.</w:t>
      </w:r>
      <w:r w:rsidR="000A6AD1">
        <w:rPr>
          <w:rFonts w:ascii="Times New Roman" w:hAnsi="Times New Roman"/>
        </w:rPr>
        <w:t xml:space="preserve"> ESP32 XC3800 obtained for this project</w:t>
      </w:r>
    </w:p>
    <w:p w14:paraId="574B3FCF" w14:textId="77777777" w:rsidR="00FF11EF" w:rsidRPr="00DA6205" w:rsidRDefault="00FF11EF">
      <w:pPr>
        <w:rPr>
          <w:rFonts w:ascii="Times New Roman" w:hAnsi="Times New Roman"/>
        </w:rPr>
      </w:pPr>
      <w:r w:rsidRPr="00DA6205">
        <w:rPr>
          <w:rFonts w:ascii="Times New Roman" w:hAnsi="Times New Roman"/>
        </w:rPr>
        <w:br w:type="page"/>
      </w:r>
    </w:p>
    <w:p w14:paraId="668C4CD1" w14:textId="19160111" w:rsidR="00CD5967" w:rsidRPr="00DA6205" w:rsidRDefault="00964522" w:rsidP="00964522">
      <w:pPr>
        <w:pStyle w:val="Heading1"/>
        <w:numPr>
          <w:ilvl w:val="0"/>
          <w:numId w:val="2"/>
        </w:numPr>
        <w:rPr>
          <w:rFonts w:ascii="Times New Roman" w:hAnsi="Times New Roman" w:cs="Times New Roman"/>
        </w:rPr>
      </w:pPr>
      <w:bookmarkStart w:id="12" w:name="_Toc243847581"/>
      <w:r w:rsidRPr="00DA6205">
        <w:rPr>
          <w:rFonts w:ascii="Times New Roman" w:hAnsi="Times New Roman" w:cs="Times New Roman"/>
        </w:rPr>
        <w:lastRenderedPageBreak/>
        <w:t xml:space="preserve">Development of </w:t>
      </w:r>
      <w:proofErr w:type="spellStart"/>
      <w:r w:rsidR="0070504F" w:rsidRPr="00DA6205">
        <w:rPr>
          <w:rFonts w:ascii="Times New Roman" w:hAnsi="Times New Roman" w:cs="Times New Roman"/>
        </w:rPr>
        <w:t>Pavlok</w:t>
      </w:r>
      <w:proofErr w:type="spellEnd"/>
      <w:r w:rsidR="0070504F" w:rsidRPr="00DA6205">
        <w:rPr>
          <w:rFonts w:ascii="Times New Roman" w:hAnsi="Times New Roman" w:cs="Times New Roman"/>
        </w:rPr>
        <w:t xml:space="preserve"> Nudge</w:t>
      </w:r>
      <w:bookmarkEnd w:id="12"/>
    </w:p>
    <w:p w14:paraId="55213011" w14:textId="3B77FA87" w:rsidR="00964522" w:rsidRPr="00DA6205" w:rsidRDefault="000E5A15" w:rsidP="00964522">
      <w:pPr>
        <w:pStyle w:val="ListParagraph"/>
        <w:numPr>
          <w:ilvl w:val="1"/>
          <w:numId w:val="2"/>
        </w:numPr>
        <w:rPr>
          <w:rFonts w:ascii="Times New Roman" w:hAnsi="Times New Roman"/>
        </w:rPr>
      </w:pPr>
      <w:r w:rsidRPr="00DA6205">
        <w:rPr>
          <w:rFonts w:ascii="Times New Roman" w:hAnsi="Times New Roman"/>
        </w:rPr>
        <w:t>Overall System Architecture and Engineering Progression</w:t>
      </w:r>
    </w:p>
    <w:p w14:paraId="4CFF4C56" w14:textId="575D3DEF" w:rsidR="00D862CC" w:rsidRPr="00DA6205" w:rsidRDefault="0048501A" w:rsidP="00D862CC">
      <w:pPr>
        <w:rPr>
          <w:rFonts w:ascii="Times New Roman" w:hAnsi="Times New Roman"/>
        </w:rPr>
      </w:pPr>
      <w:r w:rsidRPr="00DA6205">
        <w:rPr>
          <w:rFonts w:ascii="Times New Roman" w:hAnsi="Times New Roman"/>
        </w:rPr>
        <w:t xml:space="preserve">The closed-loop snore mitigation system follows a three-stage sensing-decision-actuation paradigm. The </w:t>
      </w:r>
      <w:r w:rsidR="00D43A67" w:rsidRPr="00DA6205">
        <w:rPr>
          <w:rFonts w:ascii="Times New Roman" w:hAnsi="Times New Roman"/>
        </w:rPr>
        <w:t>architecture integrates continuous bedside acoustic capture, real-time feature extraction and classification</w:t>
      </w:r>
      <w:r w:rsidR="00512F66" w:rsidRPr="00DA6205">
        <w:rPr>
          <w:rFonts w:ascii="Times New Roman" w:hAnsi="Times New Roman"/>
        </w:rPr>
        <w:t xml:space="preserve">, decision-filtering state machines and remote haptic actuation via a </w:t>
      </w:r>
      <w:proofErr w:type="spellStart"/>
      <w:r w:rsidR="00512F66" w:rsidRPr="00DA6205">
        <w:rPr>
          <w:rFonts w:ascii="Times New Roman" w:hAnsi="Times New Roman"/>
        </w:rPr>
        <w:t>Pavlok</w:t>
      </w:r>
      <w:proofErr w:type="spellEnd"/>
      <w:r w:rsidR="00512F66" w:rsidRPr="00DA6205">
        <w:rPr>
          <w:rFonts w:ascii="Times New Roman" w:hAnsi="Times New Roman"/>
        </w:rPr>
        <w:t xml:space="preserve"> wearable.</w:t>
      </w:r>
    </w:p>
    <w:p w14:paraId="2ABD5F59" w14:textId="77777777" w:rsidR="00512F66" w:rsidRPr="00DA6205" w:rsidRDefault="00512F66" w:rsidP="00D862CC">
      <w:pPr>
        <w:rPr>
          <w:rFonts w:ascii="Times New Roman" w:hAnsi="Times New Roman"/>
        </w:rPr>
      </w:pPr>
    </w:p>
    <w:p w14:paraId="6DC6C5B2" w14:textId="1109F4BA" w:rsidR="00037269" w:rsidRPr="00DA6205" w:rsidRDefault="00037269" w:rsidP="00D862CC">
      <w:pPr>
        <w:rPr>
          <w:rFonts w:ascii="Times New Roman" w:hAnsi="Times New Roman"/>
        </w:rPr>
      </w:pPr>
      <w:r w:rsidRPr="00DA6205">
        <w:rPr>
          <w:rFonts w:ascii="Times New Roman" w:hAnsi="Times New Roman"/>
        </w:rPr>
        <w:t xml:space="preserve">The </w:t>
      </w:r>
      <w:r w:rsidR="000D0523" w:rsidRPr="00DA6205">
        <w:rPr>
          <w:rFonts w:ascii="Times New Roman" w:hAnsi="Times New Roman"/>
        </w:rPr>
        <w:t>figures below show the previous approach taken and my approach taken</w:t>
      </w:r>
      <w:r w:rsidR="00A51C84" w:rsidRPr="00DA6205">
        <w:rPr>
          <w:rFonts w:ascii="Times New Roman" w:hAnsi="Times New Roman"/>
        </w:rPr>
        <w:t>.</w:t>
      </w:r>
    </w:p>
    <w:p w14:paraId="4C310E9A" w14:textId="77777777" w:rsidR="00A51C84" w:rsidRPr="00DA6205" w:rsidRDefault="00A51C84" w:rsidP="00D862CC">
      <w:pPr>
        <w:rPr>
          <w:rFonts w:ascii="Times New Roman" w:hAnsi="Times New Roman"/>
        </w:rPr>
      </w:pPr>
    </w:p>
    <w:p w14:paraId="48A34FED" w14:textId="3C3E217F" w:rsidR="00A21C13" w:rsidRPr="00DA6205" w:rsidRDefault="00A21C13" w:rsidP="00A21C13">
      <w:pPr>
        <w:jc w:val="center"/>
        <w:rPr>
          <w:rFonts w:ascii="Times New Roman" w:hAnsi="Times New Roman"/>
        </w:rPr>
      </w:pPr>
      <w:r w:rsidRPr="00DA6205">
        <w:rPr>
          <w:rFonts w:ascii="Times New Roman" w:hAnsi="Times New Roman"/>
          <w:bCs/>
          <w:noProof/>
          <w:szCs w:val="24"/>
          <w:lang w:val="en-SG"/>
        </w:rPr>
        <w:drawing>
          <wp:inline distT="0" distB="0" distL="0" distR="0" wp14:anchorId="3697DC47" wp14:editId="7AEA7325">
            <wp:extent cx="4591286" cy="1752690"/>
            <wp:effectExtent l="0" t="0" r="0" b="0"/>
            <wp:docPr id="142943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37331" name=""/>
                    <pic:cNvPicPr/>
                  </pic:nvPicPr>
                  <pic:blipFill>
                    <a:blip r:embed="rId18"/>
                    <a:stretch>
                      <a:fillRect/>
                    </a:stretch>
                  </pic:blipFill>
                  <pic:spPr>
                    <a:xfrm>
                      <a:off x="0" y="0"/>
                      <a:ext cx="4591286" cy="1752690"/>
                    </a:xfrm>
                    <a:prstGeom prst="rect">
                      <a:avLst/>
                    </a:prstGeom>
                  </pic:spPr>
                </pic:pic>
              </a:graphicData>
            </a:graphic>
          </wp:inline>
        </w:drawing>
      </w:r>
    </w:p>
    <w:p w14:paraId="13DF5EAA" w14:textId="70ED8156" w:rsidR="00A21C13" w:rsidRPr="00DA6205" w:rsidRDefault="00A21C13" w:rsidP="00A21C13">
      <w:pPr>
        <w:jc w:val="center"/>
        <w:rPr>
          <w:rFonts w:ascii="Times New Roman" w:hAnsi="Times New Roman"/>
        </w:rPr>
      </w:pPr>
      <w:r w:rsidRPr="00DA6205">
        <w:rPr>
          <w:rFonts w:ascii="Times New Roman" w:hAnsi="Times New Roman"/>
        </w:rPr>
        <w:t>Figure 6.</w:t>
      </w:r>
      <w:r w:rsidR="00413E6B">
        <w:rPr>
          <w:rFonts w:ascii="Times New Roman" w:hAnsi="Times New Roman"/>
        </w:rPr>
        <w:t xml:space="preserve"> </w:t>
      </w:r>
      <w:r w:rsidR="000A6AD1">
        <w:rPr>
          <w:rFonts w:ascii="Times New Roman" w:hAnsi="Times New Roman"/>
        </w:rPr>
        <w:t xml:space="preserve">Approach previously taken by </w:t>
      </w:r>
      <w:r w:rsidR="00B42729">
        <w:rPr>
          <w:rFonts w:ascii="Times New Roman" w:hAnsi="Times New Roman"/>
        </w:rPr>
        <w:t xml:space="preserve">M. R. Hasan et al </w:t>
      </w:r>
      <w:r w:rsidR="009A6737">
        <w:rPr>
          <w:rFonts w:ascii="Times New Roman" w:hAnsi="Times New Roman"/>
        </w:rPr>
        <w:t>[5]</w:t>
      </w:r>
    </w:p>
    <w:p w14:paraId="577CC2CE" w14:textId="77777777" w:rsidR="000A1335" w:rsidRPr="00DA6205" w:rsidRDefault="000A1335" w:rsidP="000A1335">
      <w:pPr>
        <w:rPr>
          <w:rFonts w:ascii="Times New Roman" w:hAnsi="Times New Roman"/>
          <w:bCs/>
          <w:szCs w:val="24"/>
          <w:lang w:val="en-SG"/>
        </w:rPr>
      </w:pPr>
    </w:p>
    <w:p w14:paraId="306FE6CA" w14:textId="0C8A1E44" w:rsidR="003B50A2" w:rsidRPr="00DA6205" w:rsidRDefault="000A1335" w:rsidP="00A21C13">
      <w:pPr>
        <w:jc w:val="center"/>
        <w:rPr>
          <w:rFonts w:ascii="Times New Roman" w:hAnsi="Times New Roman"/>
        </w:rPr>
      </w:pPr>
      <w:r w:rsidRPr="00DA6205">
        <w:rPr>
          <w:rFonts w:ascii="Times New Roman" w:hAnsi="Times New Roman"/>
          <w:bCs/>
          <w:noProof/>
          <w:szCs w:val="24"/>
          <w:lang w:val="en-SG"/>
        </w:rPr>
        <w:drawing>
          <wp:inline distT="0" distB="0" distL="0" distR="0" wp14:anchorId="29047E8B" wp14:editId="09AB10E8">
            <wp:extent cx="5581015" cy="2218055"/>
            <wp:effectExtent l="0" t="0" r="635" b="0"/>
            <wp:docPr id="206154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47102" name=""/>
                    <pic:cNvPicPr/>
                  </pic:nvPicPr>
                  <pic:blipFill>
                    <a:blip r:embed="rId19"/>
                    <a:stretch>
                      <a:fillRect/>
                    </a:stretch>
                  </pic:blipFill>
                  <pic:spPr>
                    <a:xfrm>
                      <a:off x="0" y="0"/>
                      <a:ext cx="5581015" cy="2218055"/>
                    </a:xfrm>
                    <a:prstGeom prst="rect">
                      <a:avLst/>
                    </a:prstGeom>
                  </pic:spPr>
                </pic:pic>
              </a:graphicData>
            </a:graphic>
          </wp:inline>
        </w:drawing>
      </w:r>
    </w:p>
    <w:p w14:paraId="0975682A" w14:textId="4FEDDD58" w:rsidR="000A1335" w:rsidRPr="00DA6205" w:rsidRDefault="000A1335" w:rsidP="00A21C13">
      <w:pPr>
        <w:jc w:val="center"/>
        <w:rPr>
          <w:rFonts w:ascii="Times New Roman" w:hAnsi="Times New Roman"/>
        </w:rPr>
      </w:pPr>
      <w:r w:rsidRPr="00DA6205">
        <w:rPr>
          <w:rFonts w:ascii="Times New Roman" w:hAnsi="Times New Roman"/>
        </w:rPr>
        <w:t>Figure 7.</w:t>
      </w:r>
      <w:r w:rsidR="00B42729">
        <w:rPr>
          <w:rFonts w:ascii="Times New Roman" w:hAnsi="Times New Roman"/>
        </w:rPr>
        <w:t xml:space="preserve"> Approach developed and taken in this project</w:t>
      </w:r>
    </w:p>
    <w:p w14:paraId="49868F51" w14:textId="77777777" w:rsidR="000A1335" w:rsidRPr="00DA6205" w:rsidRDefault="000A1335" w:rsidP="000A1335">
      <w:pPr>
        <w:rPr>
          <w:rFonts w:ascii="Times New Roman" w:hAnsi="Times New Roman"/>
        </w:rPr>
      </w:pPr>
    </w:p>
    <w:p w14:paraId="6DD23CC6" w14:textId="056F44DC" w:rsidR="000A1335" w:rsidRPr="00DA6205" w:rsidRDefault="008B7B27" w:rsidP="000A1335">
      <w:pPr>
        <w:rPr>
          <w:rFonts w:ascii="Times New Roman" w:hAnsi="Times New Roman"/>
        </w:rPr>
      </w:pPr>
      <w:r w:rsidRPr="00DA6205">
        <w:rPr>
          <w:rFonts w:ascii="Times New Roman" w:hAnsi="Times New Roman"/>
        </w:rPr>
        <w:t>The design progressed across these development phases.</w:t>
      </w:r>
    </w:p>
    <w:p w14:paraId="68E78F3D" w14:textId="7065FDB9" w:rsidR="008B7B27" w:rsidRPr="00DA6205" w:rsidRDefault="008B7B27" w:rsidP="000A1335">
      <w:pPr>
        <w:rPr>
          <w:rFonts w:ascii="Times New Roman" w:hAnsi="Times New Roman"/>
        </w:rPr>
      </w:pPr>
      <w:r w:rsidRPr="00DA6205">
        <w:rPr>
          <w:rFonts w:ascii="Times New Roman" w:hAnsi="Times New Roman"/>
        </w:rPr>
        <w:t xml:space="preserve">Phase 1: </w:t>
      </w:r>
      <w:r w:rsidR="00E36584" w:rsidRPr="00DA6205">
        <w:rPr>
          <w:rFonts w:ascii="Times New Roman" w:hAnsi="Times New Roman"/>
        </w:rPr>
        <w:t>Proof-of-Concept</w:t>
      </w:r>
      <w:r w:rsidR="001629C1" w:rsidRPr="00DA6205">
        <w:rPr>
          <w:rFonts w:ascii="Times New Roman" w:hAnsi="Times New Roman"/>
        </w:rPr>
        <w:t xml:space="preserve"> reali</w:t>
      </w:r>
      <w:r w:rsidR="005A18D5" w:rsidRPr="00DA6205">
        <w:rPr>
          <w:rFonts w:ascii="Times New Roman" w:hAnsi="Times New Roman"/>
        </w:rPr>
        <w:t>s</w:t>
      </w:r>
      <w:r w:rsidR="001629C1" w:rsidRPr="00DA6205">
        <w:rPr>
          <w:rFonts w:ascii="Times New Roman" w:hAnsi="Times New Roman"/>
        </w:rPr>
        <w:t>ed</w:t>
      </w:r>
      <w:r w:rsidR="00E36584" w:rsidRPr="00DA6205">
        <w:rPr>
          <w:rFonts w:ascii="Times New Roman" w:hAnsi="Times New Roman"/>
        </w:rPr>
        <w:t xml:space="preserve"> using </w:t>
      </w:r>
      <w:r w:rsidR="0039348F" w:rsidRPr="00DA6205">
        <w:rPr>
          <w:rFonts w:ascii="Times New Roman" w:hAnsi="Times New Roman"/>
        </w:rPr>
        <w:t>Android Studi</w:t>
      </w:r>
      <w:r w:rsidR="001629C1" w:rsidRPr="00DA6205">
        <w:rPr>
          <w:rFonts w:ascii="Times New Roman" w:hAnsi="Times New Roman"/>
        </w:rPr>
        <w:t xml:space="preserve">o, running </w:t>
      </w:r>
      <w:r w:rsidR="009B1DF1" w:rsidRPr="00DA6205">
        <w:rPr>
          <w:rFonts w:ascii="Times New Roman" w:hAnsi="Times New Roman"/>
        </w:rPr>
        <w:t>decibel-based audio detection logic and utilising HTTPS REST API connectivity</w:t>
      </w:r>
      <w:r w:rsidR="00785FD8" w:rsidRPr="00DA6205">
        <w:rPr>
          <w:rFonts w:ascii="Times New Roman" w:hAnsi="Times New Roman"/>
        </w:rPr>
        <w:t xml:space="preserve">. This paved the way for realising an integrated </w:t>
      </w:r>
      <w:r w:rsidR="00CB4C70" w:rsidRPr="00DA6205">
        <w:rPr>
          <w:rFonts w:ascii="Times New Roman" w:hAnsi="Times New Roman"/>
        </w:rPr>
        <w:t>mobile application which executes continuous audio capture, state machine filtering</w:t>
      </w:r>
      <w:r w:rsidR="008079AA" w:rsidRPr="00DA6205">
        <w:rPr>
          <w:rFonts w:ascii="Times New Roman" w:hAnsi="Times New Roman"/>
        </w:rPr>
        <w:t>, user UI controls, local CSV logging and cloud API actuation</w:t>
      </w:r>
      <w:r w:rsidR="00C33BBF">
        <w:rPr>
          <w:rFonts w:ascii="Times New Roman" w:hAnsi="Times New Roman"/>
        </w:rPr>
        <w:t xml:space="preserve"> </w:t>
      </w:r>
      <w:r w:rsidR="009A6737">
        <w:rPr>
          <w:rFonts w:ascii="Times New Roman" w:hAnsi="Times New Roman"/>
        </w:rPr>
        <w:t>[26]</w:t>
      </w:r>
      <w:r w:rsidR="008079AA" w:rsidRPr="00DA6205">
        <w:rPr>
          <w:rFonts w:ascii="Times New Roman" w:hAnsi="Times New Roman"/>
        </w:rPr>
        <w:t>.</w:t>
      </w:r>
    </w:p>
    <w:p w14:paraId="18BB4E1F" w14:textId="77777777" w:rsidR="008079AA" w:rsidRPr="00DA6205" w:rsidRDefault="008079AA" w:rsidP="000A1335">
      <w:pPr>
        <w:rPr>
          <w:rFonts w:ascii="Times New Roman" w:hAnsi="Times New Roman"/>
        </w:rPr>
      </w:pPr>
    </w:p>
    <w:p w14:paraId="6849448C" w14:textId="62CC8607" w:rsidR="008079AA" w:rsidRPr="00DA6205" w:rsidRDefault="008079AA" w:rsidP="000A1335">
      <w:pPr>
        <w:rPr>
          <w:rFonts w:ascii="Times New Roman" w:hAnsi="Times New Roman"/>
        </w:rPr>
      </w:pPr>
      <w:r w:rsidRPr="00DA6205">
        <w:rPr>
          <w:rFonts w:ascii="Times New Roman" w:hAnsi="Times New Roman"/>
        </w:rPr>
        <w:t xml:space="preserve">Phase 2: </w:t>
      </w:r>
      <w:r w:rsidR="00484A36" w:rsidRPr="00DA6205">
        <w:rPr>
          <w:rFonts w:ascii="Times New Roman" w:hAnsi="Times New Roman"/>
        </w:rPr>
        <w:t>Standalone Embedded Hardware Migration</w:t>
      </w:r>
      <w:r w:rsidR="005A18D5" w:rsidRPr="00DA6205">
        <w:rPr>
          <w:rFonts w:ascii="Times New Roman" w:hAnsi="Times New Roman"/>
        </w:rPr>
        <w:t xml:space="preserve"> allowed for experimenting and testing physical hardware</w:t>
      </w:r>
      <w:r w:rsidR="00BD4C2B" w:rsidRPr="00DA6205">
        <w:rPr>
          <w:rFonts w:ascii="Times New Roman" w:hAnsi="Times New Roman"/>
        </w:rPr>
        <w:t xml:space="preserve"> connecting the Raspberry Pi 3 Model A+ and ESP32 XC3800 with an external</w:t>
      </w:r>
      <w:r w:rsidR="00D25C3E" w:rsidRPr="00DA6205">
        <w:rPr>
          <w:rFonts w:ascii="Times New Roman" w:hAnsi="Times New Roman"/>
        </w:rPr>
        <w:t xml:space="preserve"> </w:t>
      </w:r>
      <w:r w:rsidR="003138A5" w:rsidRPr="00DA6205">
        <w:rPr>
          <w:rFonts w:ascii="Times New Roman" w:hAnsi="Times New Roman"/>
        </w:rPr>
        <w:t>I2S Microphone Module</w:t>
      </w:r>
      <w:r w:rsidR="005A0C28" w:rsidRPr="00DA6205">
        <w:rPr>
          <w:rFonts w:ascii="Times New Roman" w:hAnsi="Times New Roman"/>
        </w:rPr>
        <w:t>.</w:t>
      </w:r>
      <w:r w:rsidR="00603DBF" w:rsidRPr="00DA6205">
        <w:rPr>
          <w:rFonts w:ascii="Times New Roman" w:hAnsi="Times New Roman"/>
        </w:rPr>
        <w:t xml:space="preserve"> This enabled evaluation of standalone edge processing and direct BLE</w:t>
      </w:r>
      <w:r w:rsidR="001B5C7A" w:rsidRPr="00DA6205">
        <w:rPr>
          <w:rFonts w:ascii="Times New Roman" w:hAnsi="Times New Roman"/>
        </w:rPr>
        <w:t xml:space="preserve"> control.</w:t>
      </w:r>
    </w:p>
    <w:p w14:paraId="0B5EFED0" w14:textId="77777777" w:rsidR="001B5C7A" w:rsidRPr="00DA6205" w:rsidRDefault="001B5C7A" w:rsidP="000A1335">
      <w:pPr>
        <w:rPr>
          <w:rFonts w:ascii="Times New Roman" w:hAnsi="Times New Roman"/>
        </w:rPr>
      </w:pPr>
    </w:p>
    <w:p w14:paraId="5EEC4681" w14:textId="0D86A96A" w:rsidR="00804DCC" w:rsidRPr="00DA6205" w:rsidRDefault="00804DCC" w:rsidP="00964522">
      <w:pPr>
        <w:pStyle w:val="ListParagraph"/>
        <w:numPr>
          <w:ilvl w:val="1"/>
          <w:numId w:val="2"/>
        </w:numPr>
        <w:rPr>
          <w:rFonts w:ascii="Times New Roman" w:hAnsi="Times New Roman"/>
        </w:rPr>
      </w:pPr>
      <w:r w:rsidRPr="00DA6205">
        <w:rPr>
          <w:rFonts w:ascii="Times New Roman" w:hAnsi="Times New Roman"/>
        </w:rPr>
        <w:t>Software Implementation and Audio Processing Pipeline</w:t>
      </w:r>
    </w:p>
    <w:p w14:paraId="01A6C252" w14:textId="5352DB82" w:rsidR="00B44A7C" w:rsidRPr="00DA6205" w:rsidRDefault="00200E5C" w:rsidP="00B44A7C">
      <w:pPr>
        <w:pStyle w:val="ListParagraph"/>
        <w:numPr>
          <w:ilvl w:val="2"/>
          <w:numId w:val="2"/>
        </w:numPr>
        <w:rPr>
          <w:rFonts w:ascii="Times New Roman" w:hAnsi="Times New Roman"/>
        </w:rPr>
      </w:pPr>
      <w:r w:rsidRPr="00DA6205">
        <w:rPr>
          <w:rFonts w:ascii="Times New Roman" w:hAnsi="Times New Roman"/>
        </w:rPr>
        <w:t>Audio Capture Configuration</w:t>
      </w:r>
    </w:p>
    <w:p w14:paraId="15C4CCF5" w14:textId="7ADB7D61" w:rsidR="008210F3" w:rsidRPr="00DA6205" w:rsidRDefault="008210F3" w:rsidP="008210F3">
      <w:pPr>
        <w:rPr>
          <w:rFonts w:ascii="Times New Roman" w:hAnsi="Times New Roman"/>
        </w:rPr>
      </w:pPr>
      <w:r w:rsidRPr="00DA6205">
        <w:rPr>
          <w:rFonts w:ascii="Times New Roman" w:hAnsi="Times New Roman"/>
        </w:rPr>
        <w:t xml:space="preserve">The system configures the </w:t>
      </w:r>
      <w:r w:rsidR="00A8468C" w:rsidRPr="00DA6205">
        <w:rPr>
          <w:rFonts w:ascii="Times New Roman" w:hAnsi="Times New Roman"/>
        </w:rPr>
        <w:t>microphone to capture single-channel (mono) pulse-code mo</w:t>
      </w:r>
      <w:r w:rsidR="001E14E7" w:rsidRPr="00DA6205">
        <w:rPr>
          <w:rFonts w:ascii="Times New Roman" w:hAnsi="Times New Roman"/>
        </w:rPr>
        <w:t>dulation (PCM) audio at a 16 kHz sampling rate with 16-bit depth.</w:t>
      </w:r>
    </w:p>
    <w:p w14:paraId="4F6606F9" w14:textId="77777777" w:rsidR="001E14E7" w:rsidRPr="00DA6205" w:rsidRDefault="001E14E7" w:rsidP="008210F3">
      <w:pPr>
        <w:rPr>
          <w:rFonts w:ascii="Times New Roman" w:hAnsi="Times New Roman"/>
        </w:rPr>
      </w:pPr>
    </w:p>
    <w:p w14:paraId="115B55B1" w14:textId="33B985AD" w:rsidR="001E14E7" w:rsidRPr="00DA6205" w:rsidRDefault="001E14E7" w:rsidP="008210F3">
      <w:pPr>
        <w:rPr>
          <w:rFonts w:ascii="Times New Roman" w:hAnsi="Times New Roman"/>
        </w:rPr>
      </w:pPr>
      <w:r w:rsidRPr="00DA6205">
        <w:rPr>
          <w:rFonts w:ascii="Times New Roman" w:hAnsi="Times New Roman"/>
        </w:rPr>
        <w:t xml:space="preserve">The audio stream data is then captured in real time and segmented into continuous 1 second windowed frames, where </w:t>
      </w:r>
      <w:r w:rsidR="00B06227" w:rsidRPr="00DA6205">
        <w:rPr>
          <w:rFonts w:ascii="Times New Roman" w:hAnsi="Times New Roman"/>
          <w:b/>
          <w:bCs/>
        </w:rPr>
        <w:t>N</w:t>
      </w:r>
      <w:r w:rsidR="00B06227" w:rsidRPr="00DA6205">
        <w:rPr>
          <w:rFonts w:ascii="Times New Roman" w:hAnsi="Times New Roman"/>
        </w:rPr>
        <w:t xml:space="preserve"> = 16000 samples per frame.</w:t>
      </w:r>
    </w:p>
    <w:p w14:paraId="04093FD4" w14:textId="77777777" w:rsidR="00B06227" w:rsidRPr="00DA6205" w:rsidRDefault="00B06227" w:rsidP="008210F3">
      <w:pPr>
        <w:rPr>
          <w:rFonts w:ascii="Times New Roman" w:hAnsi="Times New Roman"/>
        </w:rPr>
      </w:pPr>
    </w:p>
    <w:p w14:paraId="112AE17D" w14:textId="676BC7DC" w:rsidR="00B06227" w:rsidRPr="00DA6205" w:rsidRDefault="00B06227" w:rsidP="008210F3">
      <w:pPr>
        <w:rPr>
          <w:rFonts w:ascii="Times New Roman" w:hAnsi="Times New Roman"/>
        </w:rPr>
      </w:pPr>
      <w:r w:rsidRPr="00DA6205">
        <w:rPr>
          <w:rFonts w:ascii="Times New Roman" w:hAnsi="Times New Roman"/>
        </w:rPr>
        <w:t xml:space="preserve">Streaming PCM </w:t>
      </w:r>
      <w:r w:rsidR="007040AA" w:rsidRPr="00DA6205">
        <w:rPr>
          <w:rFonts w:ascii="Times New Roman" w:hAnsi="Times New Roman"/>
        </w:rPr>
        <w:t>buffers reside exclusively in volatile system RAM, where frame processing is completed</w:t>
      </w:r>
      <w:r w:rsidR="0031218E" w:rsidRPr="00DA6205">
        <w:rPr>
          <w:rFonts w:ascii="Times New Roman" w:hAnsi="Times New Roman"/>
        </w:rPr>
        <w:t xml:space="preserve"> within the buffer memory and raw PCM audio frames are immediately overwritten without saving .wav or .mp3</w:t>
      </w:r>
      <w:r w:rsidR="005B049F" w:rsidRPr="00DA6205">
        <w:rPr>
          <w:rFonts w:ascii="Times New Roman" w:hAnsi="Times New Roman"/>
        </w:rPr>
        <w:t xml:space="preserve"> audio files to storage.</w:t>
      </w:r>
    </w:p>
    <w:p w14:paraId="07D4E5B4" w14:textId="77777777" w:rsidR="005B049F" w:rsidRPr="00DA6205" w:rsidRDefault="005B049F" w:rsidP="008210F3">
      <w:pPr>
        <w:rPr>
          <w:rFonts w:ascii="Times New Roman" w:hAnsi="Times New Roman"/>
        </w:rPr>
      </w:pPr>
    </w:p>
    <w:p w14:paraId="3E4BDBCE" w14:textId="17C4E0B8" w:rsidR="00200E5C" w:rsidRPr="00DA6205" w:rsidRDefault="00200E5C" w:rsidP="00B44A7C">
      <w:pPr>
        <w:pStyle w:val="ListParagraph"/>
        <w:numPr>
          <w:ilvl w:val="2"/>
          <w:numId w:val="2"/>
        </w:numPr>
        <w:rPr>
          <w:rFonts w:ascii="Times New Roman" w:hAnsi="Times New Roman"/>
        </w:rPr>
      </w:pPr>
      <w:r w:rsidRPr="00DA6205">
        <w:rPr>
          <w:rFonts w:ascii="Times New Roman" w:hAnsi="Times New Roman"/>
        </w:rPr>
        <w:t>Baseline Heuristic Feature Extraction Engine</w:t>
      </w:r>
    </w:p>
    <w:p w14:paraId="0A7ADDC6" w14:textId="67AB1EAF" w:rsidR="005B049F" w:rsidRPr="00DA6205" w:rsidRDefault="005B049F" w:rsidP="005B049F">
      <w:pPr>
        <w:rPr>
          <w:rFonts w:ascii="Times New Roman" w:hAnsi="Times New Roman"/>
        </w:rPr>
      </w:pPr>
      <w:r w:rsidRPr="00DA6205">
        <w:rPr>
          <w:rFonts w:ascii="Times New Roman" w:hAnsi="Times New Roman"/>
        </w:rPr>
        <w:t xml:space="preserve">The baseline detection engine processes streaming PCM buffers to evaluate </w:t>
      </w:r>
      <w:r w:rsidR="00751558" w:rsidRPr="00DA6205">
        <w:rPr>
          <w:rFonts w:ascii="Times New Roman" w:hAnsi="Times New Roman"/>
        </w:rPr>
        <w:t>the following acoustic conditions.</w:t>
      </w:r>
    </w:p>
    <w:p w14:paraId="6347B62B" w14:textId="77777777" w:rsidR="00751558" w:rsidRPr="00DA6205" w:rsidRDefault="00751558" w:rsidP="005B049F">
      <w:pPr>
        <w:rPr>
          <w:rFonts w:ascii="Times New Roman" w:hAnsi="Times New Roman"/>
        </w:rPr>
      </w:pPr>
    </w:p>
    <w:p w14:paraId="7E10F879" w14:textId="7FB44D75" w:rsidR="00751558" w:rsidRPr="00DA6205" w:rsidRDefault="003F4671" w:rsidP="005B049F">
      <w:pPr>
        <w:rPr>
          <w:rFonts w:ascii="Times New Roman" w:hAnsi="Times New Roman"/>
        </w:rPr>
      </w:pPr>
      <w:r w:rsidRPr="00DA6205">
        <w:rPr>
          <w:rFonts w:ascii="Times New Roman" w:hAnsi="Times New Roman"/>
        </w:rPr>
        <w:t>Root Mean Square (RMS) Amplitude:</w:t>
      </w:r>
    </w:p>
    <w:p w14:paraId="5741222E" w14:textId="6A811516" w:rsidR="00B71277" w:rsidRPr="00DA6205" w:rsidRDefault="00000000" w:rsidP="005B049F">
      <w:pPr>
        <w:rPr>
          <w:rFonts w:ascii="Times New Roman" w:hAnsi="Times New Roman"/>
          <w:szCs w:val="24"/>
          <w:lang w:val="en-SG"/>
        </w:rPr>
      </w:pPr>
      <m:oMathPara>
        <m:oMath>
          <m:eqArr>
            <m:eqArrPr>
              <m:maxDist m:val="1"/>
              <m:ctrlPr>
                <w:rPr>
                  <w:rFonts w:ascii="Cambria Math" w:hAnsi="Cambria Math"/>
                  <w:i/>
                  <w:szCs w:val="24"/>
                  <w:lang w:val="en-SG"/>
                </w:rPr>
              </m:ctrlPr>
            </m:eqArrPr>
            <m:e>
              <m:sSub>
                <m:sSubPr>
                  <m:ctrlPr>
                    <w:rPr>
                      <w:rFonts w:ascii="Cambria Math" w:hAnsi="Cambria Math"/>
                      <w:szCs w:val="24"/>
                      <w:lang w:val="en-SG"/>
                    </w:rPr>
                  </m:ctrlPr>
                </m:sSubPr>
                <m:e>
                  <m:r>
                    <w:rPr>
                      <w:rFonts w:ascii="Cambria Math" w:hAnsi="Cambria Math"/>
                      <w:szCs w:val="24"/>
                      <w:lang w:val="en-SG"/>
                    </w:rPr>
                    <m:t>x</m:t>
                  </m:r>
                </m:e>
                <m:sub>
                  <m:r>
                    <m:rPr>
                      <m:nor/>
                    </m:rPr>
                    <w:rPr>
                      <w:rFonts w:ascii="Times New Roman" w:hAnsi="Times New Roman"/>
                      <w:szCs w:val="24"/>
                      <w:lang w:val="en-SG"/>
                    </w:rPr>
                    <m:t>RMS</m:t>
                  </m:r>
                </m:sub>
              </m:sSub>
              <m:r>
                <w:rPr>
                  <w:rFonts w:ascii="Cambria Math" w:hAnsi="Cambria Math"/>
                  <w:szCs w:val="24"/>
                  <w:lang w:val="en-SG"/>
                </w:rPr>
                <m:t>=</m:t>
              </m:r>
              <m:rad>
                <m:radPr>
                  <m:degHide m:val="1"/>
                  <m:ctrlPr>
                    <w:rPr>
                      <w:rFonts w:ascii="Cambria Math" w:hAnsi="Cambria Math"/>
                      <w:szCs w:val="24"/>
                      <w:lang w:val="en-SG"/>
                    </w:rPr>
                  </m:ctrlPr>
                </m:radPr>
                <m:deg/>
                <m:e>
                  <m:f>
                    <m:fPr>
                      <m:ctrlPr>
                        <w:rPr>
                          <w:rFonts w:ascii="Cambria Math" w:hAnsi="Cambria Math"/>
                          <w:szCs w:val="24"/>
                          <w:lang w:val="en-SG"/>
                        </w:rPr>
                      </m:ctrlPr>
                    </m:fPr>
                    <m:num>
                      <m:r>
                        <w:rPr>
                          <w:rFonts w:ascii="Cambria Math" w:hAnsi="Cambria Math"/>
                          <w:szCs w:val="24"/>
                          <w:lang w:val="en-SG"/>
                        </w:rPr>
                        <m:t>1</m:t>
                      </m:r>
                    </m:num>
                    <m:den>
                      <m:r>
                        <w:rPr>
                          <w:rFonts w:ascii="Cambria Math" w:hAnsi="Cambria Math"/>
                          <w:szCs w:val="24"/>
                          <w:lang w:val="en-SG"/>
                        </w:rPr>
                        <m:t>N</m:t>
                      </m:r>
                    </m:den>
                  </m:f>
                  <m:nary>
                    <m:naryPr>
                      <m:chr m:val="∑"/>
                      <m:limLoc m:val="undOvr"/>
                      <m:ctrlPr>
                        <w:rPr>
                          <w:rFonts w:ascii="Cambria Math" w:hAnsi="Cambria Math"/>
                          <w:szCs w:val="24"/>
                          <w:lang w:val="en-SG"/>
                        </w:rPr>
                      </m:ctrlPr>
                    </m:naryPr>
                    <m:sub>
                      <m:r>
                        <w:rPr>
                          <w:rFonts w:ascii="Cambria Math" w:hAnsi="Cambria Math"/>
                          <w:szCs w:val="24"/>
                          <w:lang w:val="en-SG"/>
                        </w:rPr>
                        <m:t>n=1</m:t>
                      </m:r>
                    </m:sub>
                    <m:sup>
                      <m:r>
                        <w:rPr>
                          <w:rFonts w:ascii="Cambria Math" w:hAnsi="Cambria Math"/>
                          <w:szCs w:val="24"/>
                          <w:lang w:val="en-SG"/>
                        </w:rPr>
                        <m:t>N</m:t>
                      </m:r>
                    </m:sup>
                    <m:e>
                      <m:r>
                        <w:rPr>
                          <w:rFonts w:ascii="Cambria Math" w:hAnsi="Cambria Math"/>
                          <w:szCs w:val="24"/>
                          <w:lang w:val="en-SG"/>
                        </w:rPr>
                        <m:t>x</m:t>
                      </m:r>
                    </m:e>
                  </m:nary>
                  <m:sSup>
                    <m:sSupPr>
                      <m:ctrlPr>
                        <w:rPr>
                          <w:rFonts w:ascii="Cambria Math" w:hAnsi="Cambria Math"/>
                          <w:szCs w:val="24"/>
                          <w:lang w:val="en-SG"/>
                        </w:rPr>
                      </m:ctrlPr>
                    </m:sSupPr>
                    <m:e>
                      <m:d>
                        <m:dPr>
                          <m:begChr m:val="["/>
                          <m:endChr m:val="]"/>
                          <m:ctrlPr>
                            <w:rPr>
                              <w:rFonts w:ascii="Cambria Math" w:hAnsi="Cambria Math"/>
                              <w:szCs w:val="24"/>
                              <w:lang w:val="en-SG"/>
                            </w:rPr>
                          </m:ctrlPr>
                        </m:dPr>
                        <m:e>
                          <m:r>
                            <w:rPr>
                              <w:rFonts w:ascii="Cambria Math" w:hAnsi="Cambria Math"/>
                              <w:szCs w:val="24"/>
                              <w:lang w:val="en-SG"/>
                            </w:rPr>
                            <m:t>n</m:t>
                          </m:r>
                        </m:e>
                      </m:d>
                    </m:e>
                    <m:sup>
                      <m:r>
                        <w:rPr>
                          <w:rFonts w:ascii="Cambria Math" w:hAnsi="Cambria Math"/>
                          <w:szCs w:val="24"/>
                          <w:lang w:val="en-SG"/>
                        </w:rPr>
                        <m:t>2</m:t>
                      </m:r>
                    </m:sup>
                  </m:sSup>
                </m:e>
              </m:rad>
              <m:r>
                <w:rPr>
                  <w:rFonts w:ascii="Cambria Math" w:hAnsi="Cambria Math"/>
                  <w:szCs w:val="24"/>
                  <w:lang w:val="en-SG"/>
                </w:rPr>
                <m:t>#3</m:t>
              </m:r>
            </m:e>
          </m:eqArr>
        </m:oMath>
      </m:oMathPara>
    </w:p>
    <w:p w14:paraId="34B3A0A7" w14:textId="21D850A1" w:rsidR="00853B43" w:rsidRPr="00DA6205" w:rsidRDefault="00853B43" w:rsidP="00853B43">
      <w:pPr>
        <w:rPr>
          <w:rFonts w:ascii="Times New Roman" w:hAnsi="Times New Roman"/>
        </w:rPr>
      </w:pPr>
      <w:r w:rsidRPr="00DA6205">
        <w:rPr>
          <w:rFonts w:ascii="Times New Roman" w:hAnsi="Times New Roman"/>
        </w:rPr>
        <w:t xml:space="preserve">Evaluates signal amplitude </w:t>
      </w:r>
      <m:oMath>
        <m:sSub>
          <m:sSubPr>
            <m:ctrlPr>
              <w:rPr>
                <w:rFonts w:ascii="Cambria Math" w:hAnsi="Cambria Math"/>
                <w:szCs w:val="24"/>
                <w:lang w:val="en-SG"/>
              </w:rPr>
            </m:ctrlPr>
          </m:sSubPr>
          <m:e>
            <m:r>
              <w:rPr>
                <w:rFonts w:ascii="Cambria Math" w:hAnsi="Cambria Math"/>
                <w:szCs w:val="24"/>
                <w:lang w:val="en-SG"/>
              </w:rPr>
              <m:t>x</m:t>
            </m:r>
          </m:e>
          <m:sub>
            <m:r>
              <m:rPr>
                <m:nor/>
              </m:rPr>
              <w:rPr>
                <w:rFonts w:ascii="Times New Roman" w:hAnsi="Times New Roman"/>
                <w:szCs w:val="24"/>
                <w:lang w:val="en-SG"/>
              </w:rPr>
              <m:t>RMS</m:t>
            </m:r>
          </m:sub>
        </m:sSub>
      </m:oMath>
      <w:r w:rsidRPr="00DA6205">
        <w:rPr>
          <w:rFonts w:ascii="Times New Roman" w:hAnsi="Times New Roman"/>
        </w:rPr>
        <w:t xml:space="preserve"> across </w:t>
      </w:r>
      <w:r w:rsidRPr="00DA6205">
        <w:rPr>
          <w:rFonts w:ascii="Times New Roman" w:hAnsi="Times New Roman"/>
          <w:b/>
          <w:bCs/>
        </w:rPr>
        <w:t>N</w:t>
      </w:r>
      <w:r w:rsidRPr="00DA6205">
        <w:rPr>
          <w:rFonts w:ascii="Times New Roman" w:hAnsi="Times New Roman"/>
        </w:rPr>
        <w:t xml:space="preserve"> = 16000 samples</w:t>
      </w:r>
      <w:r w:rsidR="00CC0C8F" w:rsidRPr="00DA6205">
        <w:rPr>
          <w:rFonts w:ascii="Times New Roman" w:hAnsi="Times New Roman"/>
        </w:rPr>
        <w:t>.</w:t>
      </w:r>
    </w:p>
    <w:p w14:paraId="520F6C1E" w14:textId="77777777" w:rsidR="00853B43" w:rsidRPr="00DA6205" w:rsidRDefault="00853B43" w:rsidP="005B049F">
      <w:pPr>
        <w:rPr>
          <w:rFonts w:ascii="Times New Roman" w:hAnsi="Times New Roman"/>
        </w:rPr>
      </w:pPr>
    </w:p>
    <w:p w14:paraId="44B42115" w14:textId="77777777" w:rsidR="00AB1D47" w:rsidRPr="00DA6205" w:rsidRDefault="00853B43" w:rsidP="005B049F">
      <w:pPr>
        <w:rPr>
          <w:rFonts w:ascii="Times New Roman" w:hAnsi="Times New Roman"/>
        </w:rPr>
      </w:pPr>
      <w:r w:rsidRPr="00DA6205">
        <w:rPr>
          <w:rFonts w:ascii="Times New Roman" w:hAnsi="Times New Roman"/>
        </w:rPr>
        <w:t>Decibel Conversion (</w:t>
      </w:r>
      <m:oMath>
        <m:sSub>
          <m:sSubPr>
            <m:ctrlPr>
              <w:rPr>
                <w:rFonts w:ascii="Cambria Math" w:hAnsi="Cambria Math"/>
                <w:szCs w:val="24"/>
                <w:lang w:val="en-SG"/>
              </w:rPr>
            </m:ctrlPr>
          </m:sSubPr>
          <m:e>
            <m:r>
              <w:rPr>
                <w:rFonts w:ascii="Cambria Math" w:hAnsi="Cambria Math"/>
                <w:szCs w:val="24"/>
                <w:lang w:val="en-SG"/>
              </w:rPr>
              <m:t>L</m:t>
            </m:r>
          </m:e>
          <m:sub>
            <m:r>
              <m:rPr>
                <m:nor/>
              </m:rPr>
              <w:rPr>
                <w:rFonts w:ascii="Times New Roman" w:hAnsi="Times New Roman"/>
                <w:szCs w:val="24"/>
                <w:lang w:val="en-SG"/>
              </w:rPr>
              <m:t>RMS</m:t>
            </m:r>
          </m:sub>
        </m:sSub>
      </m:oMath>
      <w:r w:rsidRPr="00DA6205">
        <w:rPr>
          <w:rFonts w:ascii="Times New Roman" w:hAnsi="Times New Roman"/>
        </w:rPr>
        <w:t xml:space="preserve">): </w:t>
      </w:r>
    </w:p>
    <w:p w14:paraId="5E25C729" w14:textId="0CB32C77" w:rsidR="00AB1D47" w:rsidRPr="00DA6205" w:rsidRDefault="00000000" w:rsidP="005B049F">
      <w:pPr>
        <w:rPr>
          <w:rFonts w:ascii="Times New Roman" w:hAnsi="Times New Roman"/>
          <w:szCs w:val="24"/>
          <w:lang w:val="en-SG"/>
        </w:rPr>
      </w:pPr>
      <m:oMathPara>
        <m:oMath>
          <m:eqArr>
            <m:eqArrPr>
              <m:maxDist m:val="1"/>
              <m:ctrlPr>
                <w:rPr>
                  <w:rFonts w:ascii="Cambria Math" w:hAnsi="Cambria Math"/>
                  <w:i/>
                  <w:szCs w:val="24"/>
                  <w:lang w:val="en-SG"/>
                </w:rPr>
              </m:ctrlPr>
            </m:eqArrPr>
            <m:e>
              <m:sSub>
                <m:sSubPr>
                  <m:ctrlPr>
                    <w:rPr>
                      <w:rFonts w:ascii="Cambria Math" w:hAnsi="Cambria Math"/>
                      <w:szCs w:val="24"/>
                      <w:lang w:val="en-SG"/>
                    </w:rPr>
                  </m:ctrlPr>
                </m:sSubPr>
                <m:e>
                  <m:r>
                    <w:rPr>
                      <w:rFonts w:ascii="Cambria Math" w:hAnsi="Cambria Math"/>
                      <w:szCs w:val="24"/>
                      <w:lang w:val="en-SG"/>
                    </w:rPr>
                    <m:t>L</m:t>
                  </m:r>
                </m:e>
                <m:sub>
                  <m:r>
                    <m:rPr>
                      <m:nor/>
                    </m:rPr>
                    <w:rPr>
                      <w:rFonts w:ascii="Times New Roman" w:hAnsi="Times New Roman"/>
                      <w:szCs w:val="24"/>
                      <w:lang w:val="en-SG"/>
                    </w:rPr>
                    <m:t>RMS</m:t>
                  </m:r>
                </m:sub>
              </m:sSub>
              <m:r>
                <w:rPr>
                  <w:rFonts w:ascii="Cambria Math" w:hAnsi="Cambria Math"/>
                  <w:szCs w:val="24"/>
                  <w:lang w:val="en-SG"/>
                </w:rPr>
                <m:t>=20</m:t>
              </m:r>
              <m:func>
                <m:funcPr>
                  <m:ctrlPr>
                    <w:rPr>
                      <w:rFonts w:ascii="Cambria Math" w:hAnsi="Cambria Math"/>
                      <w:szCs w:val="24"/>
                      <w:lang w:val="en-SG"/>
                    </w:rPr>
                  </m:ctrlPr>
                </m:funcPr>
                <m:fName>
                  <m:sSub>
                    <m:sSubPr>
                      <m:ctrlPr>
                        <w:rPr>
                          <w:rFonts w:ascii="Cambria Math" w:hAnsi="Cambria Math"/>
                          <w:szCs w:val="24"/>
                          <w:lang w:val="en-SG"/>
                        </w:rPr>
                      </m:ctrlPr>
                    </m:sSubPr>
                    <m:e>
                      <m:r>
                        <m:rPr>
                          <m:sty m:val="p"/>
                        </m:rPr>
                        <w:rPr>
                          <w:rFonts w:ascii="Cambria Math" w:hAnsi="Cambria Math"/>
                          <w:szCs w:val="24"/>
                          <w:lang w:val="en-SG"/>
                        </w:rPr>
                        <m:t>log</m:t>
                      </m:r>
                    </m:e>
                    <m:sub>
                      <m:r>
                        <w:rPr>
                          <w:rFonts w:ascii="Cambria Math" w:hAnsi="Cambria Math"/>
                          <w:szCs w:val="24"/>
                          <w:lang w:val="en-SG"/>
                        </w:rPr>
                        <m:t>10</m:t>
                      </m:r>
                    </m:sub>
                  </m:sSub>
                </m:fName>
                <m:e>
                  <m:d>
                    <m:dPr>
                      <m:ctrlPr>
                        <w:rPr>
                          <w:rFonts w:ascii="Cambria Math" w:hAnsi="Cambria Math"/>
                          <w:szCs w:val="24"/>
                          <w:lang w:val="en-SG"/>
                        </w:rPr>
                      </m:ctrlPr>
                    </m:dPr>
                    <m:e>
                      <m:f>
                        <m:fPr>
                          <m:ctrlPr>
                            <w:rPr>
                              <w:rFonts w:ascii="Cambria Math" w:hAnsi="Cambria Math"/>
                              <w:szCs w:val="24"/>
                              <w:lang w:val="en-SG"/>
                            </w:rPr>
                          </m:ctrlPr>
                        </m:fPr>
                        <m:num>
                          <m:sSub>
                            <m:sSubPr>
                              <m:ctrlPr>
                                <w:rPr>
                                  <w:rFonts w:ascii="Cambria Math" w:hAnsi="Cambria Math"/>
                                  <w:szCs w:val="24"/>
                                  <w:lang w:val="en-SG"/>
                                </w:rPr>
                              </m:ctrlPr>
                            </m:sSubPr>
                            <m:e>
                              <m:r>
                                <w:rPr>
                                  <w:rFonts w:ascii="Cambria Math" w:hAnsi="Cambria Math"/>
                                  <w:szCs w:val="24"/>
                                  <w:lang w:val="en-SG"/>
                                </w:rPr>
                                <m:t>x</m:t>
                              </m:r>
                            </m:e>
                            <m:sub>
                              <m:r>
                                <m:rPr>
                                  <m:nor/>
                                </m:rPr>
                                <w:rPr>
                                  <w:rFonts w:ascii="Times New Roman" w:hAnsi="Times New Roman"/>
                                  <w:szCs w:val="24"/>
                                  <w:lang w:val="en-SG"/>
                                </w:rPr>
                                <m:t>RMS</m:t>
                              </m:r>
                            </m:sub>
                          </m:sSub>
                        </m:num>
                        <m:den>
                          <m:sSub>
                            <m:sSubPr>
                              <m:ctrlPr>
                                <w:rPr>
                                  <w:rFonts w:ascii="Cambria Math" w:hAnsi="Cambria Math"/>
                                  <w:szCs w:val="24"/>
                                  <w:lang w:val="en-SG"/>
                                </w:rPr>
                              </m:ctrlPr>
                            </m:sSubPr>
                            <m:e>
                              <m:r>
                                <w:rPr>
                                  <w:rFonts w:ascii="Cambria Math" w:hAnsi="Cambria Math"/>
                                  <w:szCs w:val="24"/>
                                  <w:lang w:val="en-SG"/>
                                </w:rPr>
                                <m:t>x</m:t>
                              </m:r>
                            </m:e>
                            <m:sub>
                              <m:r>
                                <m:rPr>
                                  <m:nor/>
                                </m:rPr>
                                <w:rPr>
                                  <w:rFonts w:ascii="Times New Roman" w:hAnsi="Times New Roman"/>
                                  <w:szCs w:val="24"/>
                                  <w:lang w:val="en-SG"/>
                                </w:rPr>
                                <m:t>ref</m:t>
                              </m:r>
                            </m:sub>
                          </m:sSub>
                        </m:den>
                      </m:f>
                    </m:e>
                  </m:d>
                </m:e>
              </m:func>
              <m:r>
                <w:rPr>
                  <w:rFonts w:ascii="Cambria Math" w:hAnsi="Cambria Math"/>
                  <w:szCs w:val="24"/>
                  <w:lang w:val="en-SG"/>
                </w:rPr>
                <m:t>#4</m:t>
              </m:r>
            </m:e>
          </m:eqArr>
        </m:oMath>
      </m:oMathPara>
    </w:p>
    <w:p w14:paraId="371CD1F7" w14:textId="77777777" w:rsidR="004C443A" w:rsidRPr="00DA6205" w:rsidRDefault="004C443A" w:rsidP="005B049F">
      <w:pPr>
        <w:rPr>
          <w:rFonts w:ascii="Times New Roman" w:hAnsi="Times New Roman"/>
          <w:lang w:val="en-SG"/>
        </w:rPr>
      </w:pPr>
    </w:p>
    <w:p w14:paraId="3B169FE2" w14:textId="5E1AB349" w:rsidR="006640DC" w:rsidRPr="00DA6205" w:rsidRDefault="00853B43" w:rsidP="005B049F">
      <w:pPr>
        <w:rPr>
          <w:rFonts w:ascii="Times New Roman" w:hAnsi="Times New Roman"/>
        </w:rPr>
      </w:pPr>
      <w:r w:rsidRPr="00DA6205">
        <w:rPr>
          <w:rFonts w:ascii="Times New Roman" w:hAnsi="Times New Roman"/>
        </w:rPr>
        <w:t>Converts amplitude to relative full-scale decibels (</w:t>
      </w:r>
      <w:r w:rsidR="00AB1D47" w:rsidRPr="00DA6205">
        <w:rPr>
          <w:rFonts w:ascii="Times New Roman" w:hAnsi="Times New Roman"/>
        </w:rPr>
        <w:t>dB</w:t>
      </w:r>
      <w:r w:rsidRPr="00DA6205">
        <w:rPr>
          <w:rFonts w:ascii="Times New Roman" w:hAnsi="Times New Roman"/>
        </w:rPr>
        <w:t>)</w:t>
      </w:r>
      <w:r w:rsidR="004C443A" w:rsidRPr="00DA6205">
        <w:rPr>
          <w:rFonts w:ascii="Times New Roman" w:hAnsi="Times New Roman"/>
        </w:rPr>
        <w:t>.</w:t>
      </w:r>
    </w:p>
    <w:p w14:paraId="257BB2AF" w14:textId="77777777" w:rsidR="004C443A" w:rsidRPr="00DA6205" w:rsidRDefault="004C443A" w:rsidP="005B049F">
      <w:pPr>
        <w:rPr>
          <w:rFonts w:ascii="Times New Roman" w:hAnsi="Times New Roman"/>
        </w:rPr>
      </w:pPr>
    </w:p>
    <w:p w14:paraId="517E9624" w14:textId="79CF85B4" w:rsidR="004C443A" w:rsidRPr="00DA6205" w:rsidRDefault="00745B5D" w:rsidP="005B049F">
      <w:pPr>
        <w:rPr>
          <w:rFonts w:ascii="Times New Roman" w:hAnsi="Times New Roman"/>
          <w:szCs w:val="24"/>
          <w:lang w:val="en-SG"/>
        </w:rPr>
      </w:pPr>
      <w:r w:rsidRPr="00DA6205">
        <w:rPr>
          <w:rFonts w:ascii="Times New Roman" w:hAnsi="Times New Roman"/>
        </w:rPr>
        <w:t xml:space="preserve">Low-Band Spectral Energy Ratio </w:t>
      </w:r>
      <w:r w:rsidR="00A71C53" w:rsidRPr="00DA6205">
        <w:rPr>
          <w:rFonts w:ascii="Times New Roman" w:hAnsi="Times New Roman"/>
        </w:rPr>
        <w:t>(</w:t>
      </w:r>
      <m:oMath>
        <m:sSub>
          <m:sSubPr>
            <m:ctrlPr>
              <w:rPr>
                <w:rFonts w:ascii="Cambria Math" w:hAnsi="Cambria Math"/>
                <w:szCs w:val="24"/>
                <w:lang w:val="en-SG"/>
              </w:rPr>
            </m:ctrlPr>
          </m:sSubPr>
          <m:e>
            <m:r>
              <w:rPr>
                <w:rFonts w:ascii="Cambria Math" w:hAnsi="Cambria Math"/>
                <w:szCs w:val="24"/>
                <w:lang w:val="en-SG"/>
              </w:rPr>
              <m:t>R</m:t>
            </m:r>
          </m:e>
          <m:sub>
            <m:r>
              <m:rPr>
                <m:nor/>
              </m:rPr>
              <w:rPr>
                <w:rFonts w:ascii="Times New Roman" w:hAnsi="Times New Roman"/>
                <w:szCs w:val="24"/>
                <w:lang w:val="en-SG"/>
              </w:rPr>
              <m:t>low</m:t>
            </m:r>
          </m:sub>
        </m:sSub>
      </m:oMath>
      <w:r w:rsidR="00A71C53" w:rsidRPr="00DA6205">
        <w:rPr>
          <w:rFonts w:ascii="Times New Roman" w:hAnsi="Times New Roman"/>
          <w:szCs w:val="24"/>
          <w:lang w:val="en-SG"/>
        </w:rPr>
        <w:t>):</w:t>
      </w:r>
    </w:p>
    <w:p w14:paraId="7841831C" w14:textId="5C3DA473" w:rsidR="00A71C53" w:rsidRPr="00DA6205" w:rsidRDefault="00000000" w:rsidP="005B049F">
      <w:pPr>
        <w:rPr>
          <w:rFonts w:ascii="Times New Roman" w:hAnsi="Times New Roman"/>
          <w:szCs w:val="24"/>
          <w:lang w:val="en-SG"/>
        </w:rPr>
      </w:pPr>
      <m:oMathPara>
        <m:oMath>
          <m:eqArr>
            <m:eqArrPr>
              <m:maxDist m:val="1"/>
              <m:ctrlPr>
                <w:rPr>
                  <w:rFonts w:ascii="Cambria Math" w:hAnsi="Cambria Math"/>
                  <w:i/>
                  <w:szCs w:val="24"/>
                  <w:lang w:val="en-SG"/>
                </w:rPr>
              </m:ctrlPr>
            </m:eqArrPr>
            <m:e>
              <m:sSub>
                <m:sSubPr>
                  <m:ctrlPr>
                    <w:rPr>
                      <w:rFonts w:ascii="Cambria Math" w:hAnsi="Cambria Math"/>
                      <w:szCs w:val="24"/>
                      <w:lang w:val="en-SG"/>
                    </w:rPr>
                  </m:ctrlPr>
                </m:sSubPr>
                <m:e>
                  <m:r>
                    <w:rPr>
                      <w:rFonts w:ascii="Cambria Math" w:hAnsi="Cambria Math"/>
                      <w:szCs w:val="24"/>
                      <w:lang w:val="en-SG"/>
                    </w:rPr>
                    <m:t>R</m:t>
                  </m:r>
                </m:e>
                <m:sub>
                  <m:r>
                    <m:rPr>
                      <m:nor/>
                    </m:rPr>
                    <w:rPr>
                      <w:rFonts w:ascii="Times New Roman" w:hAnsi="Times New Roman"/>
                      <w:szCs w:val="24"/>
                      <w:lang w:val="en-SG"/>
                    </w:rPr>
                    <m:t>low</m:t>
                  </m:r>
                </m:sub>
              </m:sSub>
              <m:r>
                <w:rPr>
                  <w:rFonts w:ascii="Cambria Math" w:hAnsi="Cambria Math"/>
                  <w:szCs w:val="24"/>
                  <w:lang w:val="en-SG"/>
                </w:rPr>
                <m:t>=</m:t>
              </m:r>
              <m:f>
                <m:fPr>
                  <m:ctrlPr>
                    <w:rPr>
                      <w:rFonts w:ascii="Cambria Math" w:hAnsi="Cambria Math"/>
                      <w:szCs w:val="24"/>
                      <w:lang w:val="en-SG"/>
                    </w:rPr>
                  </m:ctrlPr>
                </m:fPr>
                <m:num>
                  <m:nary>
                    <m:naryPr>
                      <m:chr m:val="∑"/>
                      <m:limLoc m:val="undOvr"/>
                      <m:ctrlPr>
                        <w:rPr>
                          <w:rFonts w:ascii="Cambria Math" w:hAnsi="Cambria Math"/>
                          <w:szCs w:val="24"/>
                          <w:lang w:val="en-SG"/>
                        </w:rPr>
                      </m:ctrlPr>
                    </m:naryPr>
                    <m:sub>
                      <m:r>
                        <w:rPr>
                          <w:rFonts w:ascii="Cambria Math" w:hAnsi="Cambria Math"/>
                          <w:szCs w:val="24"/>
                          <w:lang w:val="en-SG"/>
                        </w:rPr>
                        <m:t>f=80</m:t>
                      </m:r>
                      <m:r>
                        <m:rPr>
                          <m:nor/>
                        </m:rPr>
                        <w:rPr>
                          <w:rFonts w:ascii="Times New Roman" w:hAnsi="Times New Roman"/>
                          <w:szCs w:val="24"/>
                          <w:lang w:val="en-SG"/>
                        </w:rPr>
                        <m:t> Hz</m:t>
                      </m:r>
                    </m:sub>
                    <m:sup>
                      <m:r>
                        <w:rPr>
                          <w:rFonts w:ascii="Cambria Math" w:hAnsi="Cambria Math"/>
                          <w:szCs w:val="24"/>
                          <w:lang w:val="en-SG"/>
                        </w:rPr>
                        <m:t>500</m:t>
                      </m:r>
                      <m:r>
                        <m:rPr>
                          <m:nor/>
                        </m:rPr>
                        <w:rPr>
                          <w:rFonts w:ascii="Times New Roman" w:hAnsi="Times New Roman"/>
                          <w:szCs w:val="24"/>
                          <w:lang w:val="en-SG"/>
                        </w:rPr>
                        <m:t> Hz</m:t>
                      </m:r>
                    </m:sup>
                    <m:e>
                      <m:r>
                        <w:rPr>
                          <w:rFonts w:ascii="Cambria Math" w:hAnsi="Cambria Math"/>
                          <w:szCs w:val="24"/>
                          <w:lang w:val="en-SG"/>
                        </w:rPr>
                        <m:t>|</m:t>
                      </m:r>
                    </m:e>
                  </m:nary>
                  <m:r>
                    <w:rPr>
                      <w:rFonts w:ascii="Cambria Math" w:hAnsi="Cambria Math"/>
                      <w:szCs w:val="24"/>
                      <w:lang w:val="en-SG"/>
                    </w:rPr>
                    <m:t>X</m:t>
                  </m:r>
                  <m:d>
                    <m:dPr>
                      <m:ctrlPr>
                        <w:rPr>
                          <w:rFonts w:ascii="Cambria Math" w:hAnsi="Cambria Math"/>
                          <w:szCs w:val="24"/>
                          <w:lang w:val="en-SG"/>
                        </w:rPr>
                      </m:ctrlPr>
                    </m:dPr>
                    <m:e>
                      <m:r>
                        <w:rPr>
                          <w:rFonts w:ascii="Cambria Math" w:hAnsi="Cambria Math"/>
                          <w:szCs w:val="24"/>
                          <w:lang w:val="en-SG"/>
                        </w:rPr>
                        <m:t>f</m:t>
                      </m:r>
                    </m:e>
                  </m:d>
                  <m:r>
                    <w:rPr>
                      <w:rFonts w:ascii="Cambria Math" w:hAnsi="Cambria Math"/>
                      <w:szCs w:val="24"/>
                      <w:lang w:val="en-SG"/>
                    </w:rPr>
                    <m:t>|</m:t>
                  </m:r>
                  <m:sSup>
                    <m:sSupPr>
                      <m:ctrlPr>
                        <w:rPr>
                          <w:rFonts w:ascii="Cambria Math" w:hAnsi="Cambria Math"/>
                          <w:szCs w:val="24"/>
                          <w:lang w:val="en-SG"/>
                        </w:rPr>
                      </m:ctrlPr>
                    </m:sSupPr>
                    <m:e>
                      <m:r>
                        <w:rPr>
                          <w:rFonts w:ascii="Cambria Math" w:hAnsi="Cambria Math"/>
                          <w:szCs w:val="24"/>
                          <w:lang w:val="en-SG"/>
                        </w:rPr>
                        <m:t>​</m:t>
                      </m:r>
                    </m:e>
                    <m:sup>
                      <m:r>
                        <w:rPr>
                          <w:rFonts w:ascii="Cambria Math" w:hAnsi="Cambria Math"/>
                          <w:szCs w:val="24"/>
                          <w:lang w:val="en-SG"/>
                        </w:rPr>
                        <m:t>2</m:t>
                      </m:r>
                    </m:sup>
                  </m:sSup>
                </m:num>
                <m:den>
                  <m:nary>
                    <m:naryPr>
                      <m:chr m:val="∑"/>
                      <m:limLoc m:val="undOvr"/>
                      <m:ctrlPr>
                        <w:rPr>
                          <w:rFonts w:ascii="Cambria Math" w:hAnsi="Cambria Math"/>
                          <w:szCs w:val="24"/>
                          <w:lang w:val="en-SG"/>
                        </w:rPr>
                      </m:ctrlPr>
                    </m:naryPr>
                    <m:sub>
                      <m:r>
                        <w:rPr>
                          <w:rFonts w:ascii="Cambria Math" w:hAnsi="Cambria Math"/>
                          <w:szCs w:val="24"/>
                          <w:lang w:val="en-SG"/>
                        </w:rPr>
                        <m:t>f=0</m:t>
                      </m:r>
                      <m:r>
                        <m:rPr>
                          <m:nor/>
                        </m:rPr>
                        <w:rPr>
                          <w:rFonts w:ascii="Times New Roman" w:hAnsi="Times New Roman"/>
                          <w:szCs w:val="24"/>
                          <w:lang w:val="en-SG"/>
                        </w:rPr>
                        <m:t> Hz</m:t>
                      </m:r>
                    </m:sub>
                    <m:sup>
                      <m:sSub>
                        <m:sSubPr>
                          <m:ctrlPr>
                            <w:rPr>
                              <w:rFonts w:ascii="Cambria Math" w:hAnsi="Cambria Math"/>
                              <w:szCs w:val="24"/>
                              <w:lang w:val="en-SG"/>
                            </w:rPr>
                          </m:ctrlPr>
                        </m:sSubPr>
                        <m:e>
                          <m:r>
                            <w:rPr>
                              <w:rFonts w:ascii="Cambria Math" w:hAnsi="Cambria Math"/>
                              <w:szCs w:val="24"/>
                              <w:lang w:val="en-SG"/>
                            </w:rPr>
                            <m:t>f</m:t>
                          </m:r>
                        </m:e>
                        <m:sub>
                          <m:r>
                            <m:rPr>
                              <m:nor/>
                            </m:rPr>
                            <w:rPr>
                              <w:rFonts w:ascii="Times New Roman" w:hAnsi="Times New Roman"/>
                              <w:szCs w:val="24"/>
                              <w:lang w:val="en-SG"/>
                            </w:rPr>
                            <m:t>nyquist</m:t>
                          </m:r>
                        </m:sub>
                      </m:sSub>
                    </m:sup>
                    <m:e>
                      <m:r>
                        <w:rPr>
                          <w:rFonts w:ascii="Cambria Math" w:hAnsi="Cambria Math"/>
                          <w:szCs w:val="24"/>
                          <w:lang w:val="en-SG"/>
                        </w:rPr>
                        <m:t>|</m:t>
                      </m:r>
                    </m:e>
                  </m:nary>
                  <m:r>
                    <w:rPr>
                      <w:rFonts w:ascii="Cambria Math" w:hAnsi="Cambria Math"/>
                      <w:szCs w:val="24"/>
                      <w:lang w:val="en-SG"/>
                    </w:rPr>
                    <m:t>X</m:t>
                  </m:r>
                  <m:d>
                    <m:dPr>
                      <m:ctrlPr>
                        <w:rPr>
                          <w:rFonts w:ascii="Cambria Math" w:hAnsi="Cambria Math"/>
                          <w:szCs w:val="24"/>
                          <w:lang w:val="en-SG"/>
                        </w:rPr>
                      </m:ctrlPr>
                    </m:dPr>
                    <m:e>
                      <m:r>
                        <w:rPr>
                          <w:rFonts w:ascii="Cambria Math" w:hAnsi="Cambria Math"/>
                          <w:szCs w:val="24"/>
                          <w:lang w:val="en-SG"/>
                        </w:rPr>
                        <m:t>f</m:t>
                      </m:r>
                    </m:e>
                  </m:d>
                  <m:r>
                    <w:rPr>
                      <w:rFonts w:ascii="Cambria Math" w:hAnsi="Cambria Math"/>
                      <w:szCs w:val="24"/>
                      <w:lang w:val="en-SG"/>
                    </w:rPr>
                    <m:t>|</m:t>
                  </m:r>
                  <m:sSup>
                    <m:sSupPr>
                      <m:ctrlPr>
                        <w:rPr>
                          <w:rFonts w:ascii="Cambria Math" w:hAnsi="Cambria Math"/>
                          <w:szCs w:val="24"/>
                          <w:lang w:val="en-SG"/>
                        </w:rPr>
                      </m:ctrlPr>
                    </m:sSupPr>
                    <m:e>
                      <m:r>
                        <w:rPr>
                          <w:rFonts w:ascii="Cambria Math" w:hAnsi="Cambria Math"/>
                          <w:szCs w:val="24"/>
                          <w:lang w:val="en-SG"/>
                        </w:rPr>
                        <m:t>​</m:t>
                      </m:r>
                    </m:e>
                    <m:sup>
                      <m:r>
                        <w:rPr>
                          <w:rFonts w:ascii="Cambria Math" w:hAnsi="Cambria Math"/>
                          <w:szCs w:val="24"/>
                          <w:lang w:val="en-SG"/>
                        </w:rPr>
                        <m:t>2</m:t>
                      </m:r>
                    </m:sup>
                  </m:sSup>
                </m:den>
              </m:f>
              <m:r>
                <w:rPr>
                  <w:rFonts w:ascii="Cambria Math" w:hAnsi="Cambria Math"/>
                  <w:szCs w:val="24"/>
                  <w:lang w:val="en-SG"/>
                </w:rPr>
                <m:t>#5</m:t>
              </m:r>
            </m:e>
          </m:eqArr>
        </m:oMath>
      </m:oMathPara>
    </w:p>
    <w:p w14:paraId="57E65572" w14:textId="4322B140" w:rsidR="005F47D7" w:rsidRPr="00DA6205" w:rsidRDefault="00B847F8" w:rsidP="005B049F">
      <w:pPr>
        <w:rPr>
          <w:rFonts w:ascii="Times New Roman" w:hAnsi="Times New Roman"/>
          <w:lang w:val="en-SG"/>
        </w:rPr>
      </w:pPr>
      <w:r w:rsidRPr="00DA6205">
        <w:rPr>
          <w:rFonts w:ascii="Times New Roman" w:hAnsi="Times New Roman"/>
          <w:lang w:val="en-SG"/>
        </w:rPr>
        <w:t>Applies Fast Fourier Transform (FFT) analysis to measure the energy proportion within the snore frequency band (80-500 Hz) relative to total spectral power (0-8000 Hz).</w:t>
      </w:r>
    </w:p>
    <w:p w14:paraId="4C7C13E4" w14:textId="77777777" w:rsidR="00033C70" w:rsidRPr="00DA6205" w:rsidRDefault="00033C70" w:rsidP="005B049F">
      <w:pPr>
        <w:rPr>
          <w:rFonts w:ascii="Times New Roman" w:hAnsi="Times New Roman"/>
          <w:lang w:val="en-SG"/>
        </w:rPr>
      </w:pPr>
    </w:p>
    <w:p w14:paraId="4C94F627" w14:textId="6C8E9102" w:rsidR="00033C70" w:rsidRPr="00DA6205" w:rsidRDefault="00033C70" w:rsidP="005B049F">
      <w:pPr>
        <w:rPr>
          <w:rFonts w:ascii="Times New Roman" w:hAnsi="Times New Roman"/>
          <w:lang w:val="en-SG"/>
        </w:rPr>
      </w:pPr>
      <w:r w:rsidRPr="00DA6205">
        <w:rPr>
          <w:rFonts w:ascii="Times New Roman" w:hAnsi="Times New Roman"/>
          <w:lang w:val="en-SG"/>
        </w:rPr>
        <w:t>The state machine filter then applies the following decision rules:</w:t>
      </w:r>
    </w:p>
    <w:p w14:paraId="11981040" w14:textId="7FE26DC8" w:rsidR="00033C70" w:rsidRPr="00DA6205" w:rsidRDefault="00017754" w:rsidP="005B049F">
      <w:pPr>
        <w:rPr>
          <w:rFonts w:ascii="Times New Roman" w:hAnsi="Times New Roman"/>
          <w:szCs w:val="24"/>
          <w:lang w:val="en-SG"/>
        </w:rPr>
      </w:pPr>
      <w:r w:rsidRPr="00DA6205">
        <w:rPr>
          <w:rFonts w:ascii="Times New Roman" w:hAnsi="Times New Roman"/>
          <w:lang w:val="en-SG"/>
        </w:rPr>
        <w:t>Noise Floor Bound:</w:t>
      </w:r>
      <w:r w:rsidR="00DA0193" w:rsidRPr="00DA6205">
        <w:rPr>
          <w:rFonts w:ascii="Times New Roman" w:hAnsi="Times New Roman"/>
          <w:szCs w:val="24"/>
          <w:lang w:val="en-SG"/>
        </w:rPr>
        <w:t xml:space="preserve"> </w:t>
      </w:r>
      <m:oMath>
        <m:sSub>
          <m:sSubPr>
            <m:ctrlPr>
              <w:rPr>
                <w:rFonts w:ascii="Cambria Math" w:hAnsi="Cambria Math"/>
                <w:szCs w:val="24"/>
                <w:lang w:val="en-SG"/>
              </w:rPr>
            </m:ctrlPr>
          </m:sSubPr>
          <m:e>
            <m:r>
              <w:rPr>
                <w:rFonts w:ascii="Cambria Math" w:hAnsi="Cambria Math"/>
                <w:szCs w:val="24"/>
                <w:lang w:val="en-SG"/>
              </w:rPr>
              <m:t>L</m:t>
            </m:r>
          </m:e>
          <m:sub>
            <m:r>
              <m:rPr>
                <m:nor/>
              </m:rPr>
              <w:rPr>
                <w:rFonts w:ascii="Times New Roman" w:hAnsi="Times New Roman"/>
                <w:szCs w:val="24"/>
                <w:lang w:val="en-SG"/>
              </w:rPr>
              <m:t>RMS</m:t>
            </m:r>
          </m:sub>
        </m:sSub>
        <m:r>
          <w:rPr>
            <w:rFonts w:ascii="Cambria Math" w:hAnsi="Cambria Math"/>
            <w:szCs w:val="24"/>
            <w:lang w:val="en-SG"/>
          </w:rPr>
          <m:t>≥-30.0</m:t>
        </m:r>
        <m:r>
          <m:rPr>
            <m:nor/>
          </m:rPr>
          <w:rPr>
            <w:rFonts w:ascii="Times New Roman" w:hAnsi="Times New Roman"/>
            <w:szCs w:val="24"/>
            <w:lang w:val="en-SG"/>
          </w:rPr>
          <m:t> dB</m:t>
        </m:r>
      </m:oMath>
    </w:p>
    <w:p w14:paraId="6F41E9C0" w14:textId="141500E1" w:rsidR="00DA0193" w:rsidRPr="00DA6205" w:rsidRDefault="00B14B36" w:rsidP="005B049F">
      <w:pPr>
        <w:rPr>
          <w:rFonts w:ascii="Times New Roman" w:hAnsi="Times New Roman"/>
          <w:lang w:val="en-SG"/>
        </w:rPr>
      </w:pPr>
      <w:r w:rsidRPr="00DA6205">
        <w:rPr>
          <w:rFonts w:ascii="Times New Roman" w:hAnsi="Times New Roman"/>
          <w:lang w:val="en-SG"/>
        </w:rPr>
        <w:t>Maximum Ceil Bound:</w:t>
      </w:r>
      <w:r w:rsidR="009F6EBF" w:rsidRPr="00DA6205">
        <w:rPr>
          <w:rFonts w:ascii="Times New Roman" w:hAnsi="Times New Roman"/>
          <w:lang w:val="en-SG"/>
        </w:rPr>
        <w:t xml:space="preserve"> </w:t>
      </w:r>
      <m:oMath>
        <m:sSub>
          <m:sSubPr>
            <m:ctrlPr>
              <w:rPr>
                <w:rFonts w:ascii="Cambria Math" w:hAnsi="Cambria Math"/>
                <w:szCs w:val="24"/>
                <w:lang w:val="en-SG"/>
              </w:rPr>
            </m:ctrlPr>
          </m:sSubPr>
          <m:e>
            <m:r>
              <w:rPr>
                <w:rFonts w:ascii="Cambria Math" w:hAnsi="Cambria Math"/>
                <w:szCs w:val="24"/>
                <w:lang w:val="en-SG"/>
              </w:rPr>
              <m:t>L</m:t>
            </m:r>
          </m:e>
          <m:sub>
            <m:r>
              <m:rPr>
                <m:nor/>
              </m:rPr>
              <w:rPr>
                <w:rFonts w:ascii="Times New Roman" w:hAnsi="Times New Roman"/>
                <w:szCs w:val="24"/>
                <w:lang w:val="en-SG"/>
              </w:rPr>
              <m:t>RMS</m:t>
            </m:r>
          </m:sub>
        </m:sSub>
        <m:r>
          <w:rPr>
            <w:rFonts w:ascii="Cambria Math" w:hAnsi="Cambria Math"/>
            <w:szCs w:val="24"/>
            <w:lang w:val="en-SG"/>
          </w:rPr>
          <m:t>≤-15.0</m:t>
        </m:r>
        <m:r>
          <m:rPr>
            <m:nor/>
          </m:rPr>
          <w:rPr>
            <w:rFonts w:ascii="Times New Roman" w:hAnsi="Times New Roman"/>
            <w:szCs w:val="24"/>
            <w:lang w:val="en-SG"/>
          </w:rPr>
          <m:t> dB</m:t>
        </m:r>
      </m:oMath>
    </w:p>
    <w:p w14:paraId="69773979" w14:textId="4DB9D1F4" w:rsidR="00B14B36" w:rsidRPr="00DA6205" w:rsidRDefault="00631F28" w:rsidP="005B049F">
      <w:pPr>
        <w:rPr>
          <w:rFonts w:ascii="Times New Roman" w:hAnsi="Times New Roman"/>
          <w:lang w:val="en-SG"/>
        </w:rPr>
      </w:pPr>
      <w:r w:rsidRPr="00DA6205">
        <w:rPr>
          <w:rFonts w:ascii="Times New Roman" w:hAnsi="Times New Roman"/>
          <w:lang w:val="en-SG"/>
        </w:rPr>
        <w:t>Spectral Ratio Ceiling:</w:t>
      </w:r>
      <w:r w:rsidR="004D48DA" w:rsidRPr="00DA6205">
        <w:rPr>
          <w:rFonts w:ascii="Times New Roman" w:hAnsi="Times New Roman"/>
          <w:lang w:val="en-SG"/>
        </w:rPr>
        <w:t xml:space="preserve"> </w:t>
      </w:r>
      <m:oMath>
        <m:sSub>
          <m:sSubPr>
            <m:ctrlPr>
              <w:rPr>
                <w:rFonts w:ascii="Cambria Math" w:hAnsi="Cambria Math"/>
                <w:szCs w:val="24"/>
                <w:lang w:val="en-SG"/>
              </w:rPr>
            </m:ctrlPr>
          </m:sSubPr>
          <m:e>
            <m:r>
              <w:rPr>
                <w:rFonts w:ascii="Cambria Math" w:hAnsi="Cambria Math"/>
                <w:szCs w:val="24"/>
                <w:lang w:val="en-SG"/>
              </w:rPr>
              <m:t>R</m:t>
            </m:r>
          </m:e>
          <m:sub>
            <m:r>
              <m:rPr>
                <m:nor/>
              </m:rPr>
              <w:rPr>
                <w:rFonts w:ascii="Times New Roman" w:hAnsi="Times New Roman"/>
                <w:szCs w:val="24"/>
                <w:lang w:val="en-SG"/>
              </w:rPr>
              <m:t>low</m:t>
            </m:r>
          </m:sub>
        </m:sSub>
        <m:r>
          <w:rPr>
            <w:rFonts w:ascii="Cambria Math" w:hAnsi="Cambria Math"/>
            <w:szCs w:val="24"/>
            <w:lang w:val="en-SG"/>
          </w:rPr>
          <m:t>≥0.60</m:t>
        </m:r>
      </m:oMath>
    </w:p>
    <w:p w14:paraId="3E0D99C1" w14:textId="3A54182B" w:rsidR="00F45FBE" w:rsidRPr="00DA6205" w:rsidRDefault="00F45FBE" w:rsidP="005B049F">
      <w:pPr>
        <w:rPr>
          <w:rFonts w:ascii="Times New Roman" w:hAnsi="Times New Roman"/>
          <w:lang w:val="en-SG"/>
        </w:rPr>
      </w:pPr>
      <w:r w:rsidRPr="00DA6205">
        <w:rPr>
          <w:rFonts w:ascii="Times New Roman" w:hAnsi="Times New Roman"/>
          <w:lang w:val="en-SG"/>
        </w:rPr>
        <w:t>Consecutive Hit Requirement:</w:t>
      </w:r>
      <w:r w:rsidR="004D48DA" w:rsidRPr="00DA6205">
        <w:rPr>
          <w:rFonts w:ascii="Times New Roman" w:hAnsi="Times New Roman"/>
          <w:lang w:val="en-SG"/>
        </w:rPr>
        <w:t xml:space="preserve"> </w:t>
      </w:r>
      <m:oMath>
        <m:sSub>
          <m:sSubPr>
            <m:ctrlPr>
              <w:rPr>
                <w:rFonts w:ascii="Cambria Math" w:hAnsi="Cambria Math"/>
                <w:szCs w:val="24"/>
                <w:lang w:val="en-SG"/>
              </w:rPr>
            </m:ctrlPr>
          </m:sSubPr>
          <m:e>
            <m:r>
              <w:rPr>
                <w:rFonts w:ascii="Cambria Math" w:hAnsi="Cambria Math"/>
                <w:szCs w:val="24"/>
                <w:lang w:val="en-SG"/>
              </w:rPr>
              <m:t>N</m:t>
            </m:r>
          </m:e>
          <m:sub>
            <m:r>
              <m:rPr>
                <m:nor/>
              </m:rPr>
              <w:rPr>
                <w:rFonts w:ascii="Times New Roman" w:hAnsi="Times New Roman"/>
                <w:szCs w:val="24"/>
                <w:lang w:val="en-SG"/>
              </w:rPr>
              <m:t>hits</m:t>
            </m:r>
          </m:sub>
        </m:sSub>
        <m:r>
          <w:rPr>
            <w:rFonts w:ascii="Cambria Math" w:hAnsi="Cambria Math"/>
            <w:szCs w:val="24"/>
            <w:lang w:val="en-SG"/>
          </w:rPr>
          <m:t>≥5</m:t>
        </m:r>
      </m:oMath>
      <w:r w:rsidR="001C5256" w:rsidRPr="00DA6205">
        <w:rPr>
          <w:rFonts w:ascii="Times New Roman" w:hAnsi="Times New Roman"/>
          <w:szCs w:val="24"/>
          <w:lang w:val="en-SG"/>
        </w:rPr>
        <w:t xml:space="preserve"> consecutive positive frames</w:t>
      </w:r>
    </w:p>
    <w:p w14:paraId="206CEDF0" w14:textId="2A8D6947" w:rsidR="00972EB3" w:rsidRPr="00DA6205" w:rsidRDefault="00C4194E" w:rsidP="005B049F">
      <w:pPr>
        <w:rPr>
          <w:rFonts w:ascii="Times New Roman" w:hAnsi="Times New Roman"/>
          <w:lang w:val="en-SG"/>
        </w:rPr>
      </w:pPr>
      <w:r w:rsidRPr="00DA6205">
        <w:rPr>
          <w:rFonts w:ascii="Times New Roman" w:hAnsi="Times New Roman"/>
          <w:lang w:val="en-SG"/>
        </w:rPr>
        <w:t>Refractory Cooldown State:</w:t>
      </w:r>
      <w:r w:rsidR="001C5256" w:rsidRPr="00DA6205">
        <w:rPr>
          <w:rFonts w:ascii="Times New Roman" w:hAnsi="Times New Roman"/>
          <w:lang w:val="en-SG"/>
        </w:rPr>
        <w:t xml:space="preserve"> </w:t>
      </w:r>
      <w:r w:rsidR="00972EB3" w:rsidRPr="00DA6205">
        <w:rPr>
          <w:rFonts w:ascii="Times New Roman" w:hAnsi="Times New Roman"/>
          <w:lang w:val="en-SG"/>
        </w:rPr>
        <w:t>10 seconds timer lock actuation upon triggering</w:t>
      </w:r>
    </w:p>
    <w:p w14:paraId="12DC9427" w14:textId="77777777" w:rsidR="00972EB3" w:rsidRPr="00DA6205" w:rsidRDefault="00972EB3" w:rsidP="005B049F">
      <w:pPr>
        <w:rPr>
          <w:rFonts w:ascii="Times New Roman" w:hAnsi="Times New Roman"/>
          <w:lang w:val="en-SG"/>
        </w:rPr>
      </w:pPr>
    </w:p>
    <w:p w14:paraId="1D6B0511" w14:textId="3DF92185" w:rsidR="00200E5C" w:rsidRPr="00DA6205" w:rsidRDefault="00200E5C" w:rsidP="00B44A7C">
      <w:pPr>
        <w:pStyle w:val="ListParagraph"/>
        <w:numPr>
          <w:ilvl w:val="2"/>
          <w:numId w:val="2"/>
        </w:numPr>
        <w:rPr>
          <w:rFonts w:ascii="Times New Roman" w:hAnsi="Times New Roman"/>
        </w:rPr>
      </w:pPr>
      <w:r w:rsidRPr="00DA6205">
        <w:rPr>
          <w:rFonts w:ascii="Times New Roman" w:hAnsi="Times New Roman"/>
        </w:rPr>
        <w:t>1DCNN Pi</w:t>
      </w:r>
      <w:r w:rsidR="008210F3" w:rsidRPr="00DA6205">
        <w:rPr>
          <w:rFonts w:ascii="Times New Roman" w:hAnsi="Times New Roman"/>
        </w:rPr>
        <w:t>pe</w:t>
      </w:r>
      <w:r w:rsidRPr="00DA6205">
        <w:rPr>
          <w:rFonts w:ascii="Times New Roman" w:hAnsi="Times New Roman"/>
        </w:rPr>
        <w:t>line</w:t>
      </w:r>
    </w:p>
    <w:p w14:paraId="10DFEF3D" w14:textId="6A8C7C84" w:rsidR="00C94E2F" w:rsidRPr="00DA6205" w:rsidRDefault="001C57FE" w:rsidP="001C57FE">
      <w:pPr>
        <w:rPr>
          <w:rFonts w:ascii="Times New Roman" w:hAnsi="Times New Roman"/>
        </w:rPr>
      </w:pPr>
      <w:r w:rsidRPr="00DA6205">
        <w:rPr>
          <w:rFonts w:ascii="Times New Roman" w:hAnsi="Times New Roman"/>
        </w:rPr>
        <w:t xml:space="preserve">To overcome false-positive limitations of heuristic thresholding in noisy bedroom environments, </w:t>
      </w:r>
      <w:r w:rsidR="00E8561B" w:rsidRPr="00DA6205">
        <w:rPr>
          <w:rFonts w:ascii="Times New Roman" w:hAnsi="Times New Roman"/>
        </w:rPr>
        <w:t xml:space="preserve">1DCNN architecture </w:t>
      </w:r>
      <w:r w:rsidR="00254E17" w:rsidRPr="00DA6205">
        <w:rPr>
          <w:rFonts w:ascii="Times New Roman" w:hAnsi="Times New Roman"/>
        </w:rPr>
        <w:t>implementation is recommended.</w:t>
      </w:r>
      <w:r w:rsidR="007253E2" w:rsidRPr="00DA6205">
        <w:rPr>
          <w:rFonts w:ascii="Times New Roman" w:hAnsi="Times New Roman"/>
        </w:rPr>
        <w:t xml:space="preserve"> </w:t>
      </w:r>
      <w:r w:rsidR="00254E17" w:rsidRPr="00DA6205">
        <w:rPr>
          <w:rFonts w:ascii="Times New Roman" w:hAnsi="Times New Roman"/>
        </w:rPr>
        <w:t xml:space="preserve">The model architecture of the 1DCNN contains </w:t>
      </w:r>
      <w:r w:rsidR="005744D5" w:rsidRPr="00DA6205">
        <w:rPr>
          <w:rFonts w:ascii="Times New Roman" w:hAnsi="Times New Roman"/>
        </w:rPr>
        <w:t xml:space="preserve">three convolutional layers with 1D spatial filters, non-linear </w:t>
      </w:r>
      <w:proofErr w:type="spellStart"/>
      <w:r w:rsidR="005744D5" w:rsidRPr="00DA6205">
        <w:rPr>
          <w:rFonts w:ascii="Times New Roman" w:hAnsi="Times New Roman"/>
        </w:rPr>
        <w:t>ReLU</w:t>
      </w:r>
      <w:proofErr w:type="spellEnd"/>
      <w:r w:rsidR="00B60B17" w:rsidRPr="00DA6205">
        <w:rPr>
          <w:rFonts w:ascii="Times New Roman" w:hAnsi="Times New Roman"/>
        </w:rPr>
        <w:t xml:space="preserve"> activation and 1D Max-Pooling layers</w:t>
      </w:r>
      <w:r w:rsidR="009A18B9" w:rsidRPr="00DA6205">
        <w:rPr>
          <w:rFonts w:ascii="Times New Roman" w:hAnsi="Times New Roman"/>
        </w:rPr>
        <w:t xml:space="preserve"> which feeds into a dense classifier layer. The unquantized FP32 </w:t>
      </w:r>
      <w:proofErr w:type="spellStart"/>
      <w:r w:rsidR="009A18B9" w:rsidRPr="00DA6205">
        <w:rPr>
          <w:rFonts w:ascii="Times New Roman" w:hAnsi="Times New Roman"/>
        </w:rPr>
        <w:t>PyTorch</w:t>
      </w:r>
      <w:proofErr w:type="spellEnd"/>
      <w:r w:rsidR="009A18B9" w:rsidRPr="00DA6205">
        <w:rPr>
          <w:rFonts w:ascii="Times New Roman" w:hAnsi="Times New Roman"/>
        </w:rPr>
        <w:t xml:space="preserve"> model yields a footprint of 2 MB.</w:t>
      </w:r>
      <w:r w:rsidR="007253E2" w:rsidRPr="00DA6205">
        <w:rPr>
          <w:rFonts w:ascii="Times New Roman" w:hAnsi="Times New Roman"/>
        </w:rPr>
        <w:t xml:space="preserve"> </w:t>
      </w:r>
      <w:r w:rsidR="00131398" w:rsidRPr="00DA6205">
        <w:rPr>
          <w:rFonts w:ascii="Times New Roman" w:hAnsi="Times New Roman"/>
        </w:rPr>
        <w:t>Next</w:t>
      </w:r>
      <w:r w:rsidR="00CB4DBA" w:rsidRPr="00DA6205">
        <w:rPr>
          <w:rFonts w:ascii="Times New Roman" w:hAnsi="Times New Roman"/>
        </w:rPr>
        <w:t xml:space="preserve"> the time-series PCM audio frames (16,000 points) </w:t>
      </w:r>
      <w:r w:rsidR="006B6CC8" w:rsidRPr="00DA6205">
        <w:rPr>
          <w:rFonts w:ascii="Times New Roman" w:hAnsi="Times New Roman"/>
        </w:rPr>
        <w:t>pass</w:t>
      </w:r>
      <w:r w:rsidR="00CB4DBA" w:rsidRPr="00DA6205">
        <w:rPr>
          <w:rFonts w:ascii="Times New Roman" w:hAnsi="Times New Roman"/>
        </w:rPr>
        <w:t xml:space="preserve"> into the input layer</w:t>
      </w:r>
      <w:r w:rsidR="006B6CC8" w:rsidRPr="00DA6205">
        <w:rPr>
          <w:rFonts w:ascii="Times New Roman" w:hAnsi="Times New Roman"/>
        </w:rPr>
        <w:t>, where the output node computes snore probability using the following logic</w:t>
      </w:r>
      <w:r w:rsidR="00C94E2F" w:rsidRPr="00DA6205">
        <w:rPr>
          <w:rFonts w:ascii="Times New Roman" w:hAnsi="Times New Roman"/>
        </w:rPr>
        <w:t xml:space="preserve">: P(snore) </w:t>
      </w:r>
      <w:r w:rsidR="00C94E2F" w:rsidRPr="00DA6205">
        <w:rPr>
          <w:rFonts w:ascii="Cambria Math" w:hAnsi="Cambria Math" w:cs="Cambria Math"/>
        </w:rPr>
        <w:t>∈</w:t>
      </w:r>
      <w:r w:rsidR="00C94E2F" w:rsidRPr="00DA6205">
        <w:rPr>
          <w:rFonts w:ascii="Times New Roman" w:hAnsi="Times New Roman"/>
        </w:rPr>
        <w:t xml:space="preserve"> [0.0,1.0].</w:t>
      </w:r>
    </w:p>
    <w:p w14:paraId="4DD44662" w14:textId="76AA17B4" w:rsidR="00131398" w:rsidRPr="00DA6205" w:rsidRDefault="00131398" w:rsidP="001C57FE">
      <w:pPr>
        <w:rPr>
          <w:rFonts w:ascii="Times New Roman" w:hAnsi="Times New Roman"/>
        </w:rPr>
      </w:pPr>
      <w:r w:rsidRPr="00DA6205">
        <w:rPr>
          <w:rFonts w:ascii="Times New Roman" w:hAnsi="Times New Roman"/>
        </w:rPr>
        <w:t xml:space="preserve"> </w:t>
      </w:r>
    </w:p>
    <w:p w14:paraId="76C63E3E" w14:textId="5CD4915E" w:rsidR="00AA52E4" w:rsidRPr="00DA6205" w:rsidRDefault="00AA52E4" w:rsidP="00964522">
      <w:pPr>
        <w:pStyle w:val="ListParagraph"/>
        <w:numPr>
          <w:ilvl w:val="1"/>
          <w:numId w:val="2"/>
        </w:numPr>
        <w:rPr>
          <w:rFonts w:ascii="Times New Roman" w:hAnsi="Times New Roman"/>
        </w:rPr>
      </w:pPr>
      <w:r w:rsidRPr="00DA6205">
        <w:rPr>
          <w:rFonts w:ascii="Times New Roman" w:hAnsi="Times New Roman"/>
        </w:rPr>
        <w:t>Android Application Architecture</w:t>
      </w:r>
    </w:p>
    <w:p w14:paraId="430DA221" w14:textId="45C13399" w:rsidR="000712D0" w:rsidRPr="00DA6205" w:rsidRDefault="00FA6455">
      <w:pPr>
        <w:rPr>
          <w:rFonts w:ascii="Times New Roman" w:hAnsi="Times New Roman"/>
        </w:rPr>
      </w:pPr>
      <w:r w:rsidRPr="00DA6205">
        <w:rPr>
          <w:rFonts w:ascii="Times New Roman" w:hAnsi="Times New Roman"/>
        </w:rPr>
        <w:t>The core software deliverable was developed in Android Studio using Kotlin</w:t>
      </w:r>
      <w:r w:rsidR="000712D0" w:rsidRPr="00DA6205">
        <w:rPr>
          <w:rFonts w:ascii="Times New Roman" w:hAnsi="Times New Roman"/>
        </w:rPr>
        <w:t>, targeting usage on Android platforms.</w:t>
      </w:r>
      <w:r w:rsidR="000712D0" w:rsidRPr="00DA6205">
        <w:rPr>
          <w:rFonts w:ascii="Times New Roman" w:hAnsi="Times New Roman"/>
        </w:rPr>
        <w:br w:type="page"/>
      </w:r>
    </w:p>
    <w:p w14:paraId="3793338F" w14:textId="758D2692" w:rsidR="00BA1EE1" w:rsidRPr="00DA6205" w:rsidRDefault="00BA1EE1" w:rsidP="00BA1EE1">
      <w:pPr>
        <w:pStyle w:val="ListParagraph"/>
        <w:numPr>
          <w:ilvl w:val="2"/>
          <w:numId w:val="2"/>
        </w:numPr>
        <w:rPr>
          <w:rFonts w:ascii="Times New Roman" w:hAnsi="Times New Roman"/>
        </w:rPr>
      </w:pPr>
      <w:r w:rsidRPr="00DA6205">
        <w:rPr>
          <w:rFonts w:ascii="Times New Roman" w:hAnsi="Times New Roman"/>
        </w:rPr>
        <w:lastRenderedPageBreak/>
        <w:t>Service Components</w:t>
      </w:r>
    </w:p>
    <w:p w14:paraId="32C80597" w14:textId="5F6FA38F" w:rsidR="00701BDB" w:rsidRPr="00DA6205" w:rsidRDefault="00EE4FA8" w:rsidP="00701BDB">
      <w:pPr>
        <w:rPr>
          <w:rFonts w:ascii="Times New Roman" w:hAnsi="Times New Roman"/>
        </w:rPr>
      </w:pPr>
      <w:r w:rsidRPr="00DA6205">
        <w:rPr>
          <w:rFonts w:ascii="Times New Roman" w:hAnsi="Times New Roman"/>
        </w:rPr>
        <w:t xml:space="preserve">Within the Android APP, the following components </w:t>
      </w:r>
      <w:r w:rsidR="00F55D5D" w:rsidRPr="00DA6205">
        <w:rPr>
          <w:rFonts w:ascii="Times New Roman" w:hAnsi="Times New Roman"/>
        </w:rPr>
        <w:t>were designed.</w:t>
      </w:r>
    </w:p>
    <w:p w14:paraId="06C49EED" w14:textId="729AF423" w:rsidR="00F55D5D" w:rsidRPr="00DA6205" w:rsidRDefault="00304908" w:rsidP="00701BDB">
      <w:pPr>
        <w:rPr>
          <w:rFonts w:ascii="Times New Roman" w:hAnsi="Times New Roman"/>
        </w:rPr>
      </w:pPr>
      <w:r w:rsidRPr="00DA6205">
        <w:rPr>
          <w:rFonts w:ascii="Times New Roman" w:hAnsi="Times New Roman"/>
        </w:rPr>
        <w:t xml:space="preserve">Main application entry point </w:t>
      </w:r>
      <w:r w:rsidR="006E2447" w:rsidRPr="00DA6205">
        <w:rPr>
          <w:rFonts w:ascii="Times New Roman" w:hAnsi="Times New Roman"/>
        </w:rPr>
        <w:t>provides the UI navigation across four tabs, Dashboard, API Setup</w:t>
      </w:r>
      <w:r w:rsidR="00BF7420" w:rsidRPr="00DA6205">
        <w:rPr>
          <w:rFonts w:ascii="Times New Roman" w:hAnsi="Times New Roman"/>
        </w:rPr>
        <w:t>, Remote and Logs.</w:t>
      </w:r>
    </w:p>
    <w:p w14:paraId="2C12F146" w14:textId="77777777" w:rsidR="0083238B" w:rsidRPr="00DA6205" w:rsidRDefault="0083238B" w:rsidP="00701BDB">
      <w:pPr>
        <w:rPr>
          <w:rFonts w:ascii="Times New Roman" w:hAnsi="Times New Roman"/>
        </w:rPr>
      </w:pPr>
    </w:p>
    <w:p w14:paraId="11374120" w14:textId="63E2B571" w:rsidR="00BF7420" w:rsidRPr="00DA6205" w:rsidRDefault="00F864C3" w:rsidP="00F864C3">
      <w:pPr>
        <w:jc w:val="center"/>
        <w:rPr>
          <w:rFonts w:ascii="Times New Roman" w:hAnsi="Times New Roman"/>
        </w:rPr>
      </w:pPr>
      <w:r w:rsidRPr="00DA6205">
        <w:rPr>
          <w:rFonts w:ascii="Times New Roman" w:hAnsi="Times New Roman"/>
          <w:noProof/>
        </w:rPr>
        <w:drawing>
          <wp:inline distT="0" distB="0" distL="0" distR="0" wp14:anchorId="0B57ADB6" wp14:editId="39112E30">
            <wp:extent cx="5581015" cy="2960370"/>
            <wp:effectExtent l="0" t="0" r="635" b="0"/>
            <wp:docPr id="196352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2456" name=""/>
                    <pic:cNvPicPr/>
                  </pic:nvPicPr>
                  <pic:blipFill>
                    <a:blip r:embed="rId20"/>
                    <a:stretch>
                      <a:fillRect/>
                    </a:stretch>
                  </pic:blipFill>
                  <pic:spPr>
                    <a:xfrm>
                      <a:off x="0" y="0"/>
                      <a:ext cx="5581015" cy="2960370"/>
                    </a:xfrm>
                    <a:prstGeom prst="rect">
                      <a:avLst/>
                    </a:prstGeom>
                  </pic:spPr>
                </pic:pic>
              </a:graphicData>
            </a:graphic>
          </wp:inline>
        </w:drawing>
      </w:r>
    </w:p>
    <w:p w14:paraId="3A9710EA" w14:textId="0EE84191" w:rsidR="00F864C3" w:rsidRPr="00DA6205" w:rsidRDefault="00F864C3" w:rsidP="00F864C3">
      <w:pPr>
        <w:jc w:val="center"/>
        <w:rPr>
          <w:rFonts w:ascii="Times New Roman" w:hAnsi="Times New Roman"/>
        </w:rPr>
      </w:pPr>
      <w:r w:rsidRPr="00DA6205">
        <w:rPr>
          <w:rFonts w:ascii="Times New Roman" w:hAnsi="Times New Roman"/>
        </w:rPr>
        <w:t>Figure 8.</w:t>
      </w:r>
      <w:r w:rsidR="00B42729">
        <w:rPr>
          <w:rFonts w:ascii="Times New Roman" w:hAnsi="Times New Roman"/>
        </w:rPr>
        <w:t xml:space="preserve"> Snippet of </w:t>
      </w:r>
      <w:r w:rsidR="00E05824">
        <w:rPr>
          <w:rFonts w:ascii="Times New Roman" w:hAnsi="Times New Roman"/>
        </w:rPr>
        <w:t>Kotlin file showing entry point for the UI</w:t>
      </w:r>
    </w:p>
    <w:p w14:paraId="5523D39C" w14:textId="77777777" w:rsidR="00B529EF" w:rsidRPr="00DA6205" w:rsidRDefault="00B529EF" w:rsidP="00B529EF">
      <w:pPr>
        <w:rPr>
          <w:rFonts w:ascii="Times New Roman" w:hAnsi="Times New Roman"/>
        </w:rPr>
      </w:pPr>
    </w:p>
    <w:p w14:paraId="1323155D" w14:textId="1EE7D52D" w:rsidR="00B529EF" w:rsidRPr="00DA6205" w:rsidRDefault="00B529EF" w:rsidP="00B529EF">
      <w:pPr>
        <w:rPr>
          <w:rFonts w:ascii="Times New Roman" w:hAnsi="Times New Roman"/>
        </w:rPr>
      </w:pPr>
      <w:r w:rsidRPr="00DA6205">
        <w:rPr>
          <w:rFonts w:ascii="Times New Roman" w:hAnsi="Times New Roman"/>
        </w:rPr>
        <w:t xml:space="preserve">Foreground Android service then utilises a sticky notification channel to prevent OS </w:t>
      </w:r>
      <w:r w:rsidR="0083238B" w:rsidRPr="00DA6205">
        <w:rPr>
          <w:rFonts w:ascii="Times New Roman" w:hAnsi="Times New Roman"/>
        </w:rPr>
        <w:t>memory garbage collection during overnight sleep sessions.</w:t>
      </w:r>
    </w:p>
    <w:p w14:paraId="4C3A1FEA" w14:textId="77777777" w:rsidR="0083238B" w:rsidRPr="00DA6205" w:rsidRDefault="0083238B" w:rsidP="00B529EF">
      <w:pPr>
        <w:rPr>
          <w:rFonts w:ascii="Times New Roman" w:hAnsi="Times New Roman"/>
        </w:rPr>
      </w:pPr>
    </w:p>
    <w:p w14:paraId="7D0D2189" w14:textId="5D57486E" w:rsidR="0083238B" w:rsidRPr="00DA6205" w:rsidRDefault="00630B69" w:rsidP="00630B69">
      <w:pPr>
        <w:jc w:val="center"/>
        <w:rPr>
          <w:rFonts w:ascii="Times New Roman" w:hAnsi="Times New Roman"/>
        </w:rPr>
      </w:pPr>
      <w:r w:rsidRPr="00DA6205">
        <w:rPr>
          <w:rFonts w:ascii="Times New Roman" w:hAnsi="Times New Roman"/>
          <w:noProof/>
        </w:rPr>
        <w:drawing>
          <wp:inline distT="0" distB="0" distL="0" distR="0" wp14:anchorId="78828776" wp14:editId="684F7680">
            <wp:extent cx="5581015" cy="2503170"/>
            <wp:effectExtent l="0" t="0" r="635" b="0"/>
            <wp:docPr id="64063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31139" name=""/>
                    <pic:cNvPicPr/>
                  </pic:nvPicPr>
                  <pic:blipFill>
                    <a:blip r:embed="rId21"/>
                    <a:stretch>
                      <a:fillRect/>
                    </a:stretch>
                  </pic:blipFill>
                  <pic:spPr>
                    <a:xfrm>
                      <a:off x="0" y="0"/>
                      <a:ext cx="5581015" cy="2503170"/>
                    </a:xfrm>
                    <a:prstGeom prst="rect">
                      <a:avLst/>
                    </a:prstGeom>
                  </pic:spPr>
                </pic:pic>
              </a:graphicData>
            </a:graphic>
          </wp:inline>
        </w:drawing>
      </w:r>
    </w:p>
    <w:p w14:paraId="574DC5A4" w14:textId="33AAC73E" w:rsidR="00630B69" w:rsidRPr="00DA6205" w:rsidRDefault="00630B69" w:rsidP="00630B69">
      <w:pPr>
        <w:jc w:val="center"/>
        <w:rPr>
          <w:rFonts w:ascii="Times New Roman" w:hAnsi="Times New Roman"/>
        </w:rPr>
      </w:pPr>
      <w:r w:rsidRPr="00DA6205">
        <w:rPr>
          <w:rFonts w:ascii="Times New Roman" w:hAnsi="Times New Roman"/>
        </w:rPr>
        <w:t>Figure 9.</w:t>
      </w:r>
      <w:r w:rsidR="00E05824">
        <w:rPr>
          <w:rFonts w:ascii="Times New Roman" w:hAnsi="Times New Roman"/>
        </w:rPr>
        <w:t xml:space="preserve"> </w:t>
      </w:r>
      <w:r w:rsidR="00024E7A">
        <w:rPr>
          <w:rFonts w:ascii="Times New Roman" w:hAnsi="Times New Roman"/>
        </w:rPr>
        <w:t>Snippet of Kotlin file showing foreground Android service</w:t>
      </w:r>
    </w:p>
    <w:p w14:paraId="5778A4DB" w14:textId="77777777" w:rsidR="00630B69" w:rsidRPr="00DA6205" w:rsidRDefault="00630B69" w:rsidP="00630B69">
      <w:pPr>
        <w:rPr>
          <w:rFonts w:ascii="Times New Roman" w:hAnsi="Times New Roman"/>
        </w:rPr>
      </w:pPr>
    </w:p>
    <w:p w14:paraId="7AF45194" w14:textId="499824B0" w:rsidR="00193EF5" w:rsidRPr="00DA6205" w:rsidRDefault="008D36C9" w:rsidP="00630B69">
      <w:pPr>
        <w:rPr>
          <w:rFonts w:ascii="Times New Roman" w:hAnsi="Times New Roman"/>
        </w:rPr>
      </w:pPr>
      <w:r w:rsidRPr="00DA6205">
        <w:rPr>
          <w:rFonts w:ascii="Times New Roman" w:hAnsi="Times New Roman"/>
        </w:rPr>
        <w:t>Live telemetry variables, hit counts, cooldown timers and trigger history are then managed by a local state store.</w:t>
      </w:r>
    </w:p>
    <w:p w14:paraId="42D1727D" w14:textId="77777777" w:rsidR="008D36C9" w:rsidRPr="00DA6205" w:rsidRDefault="008D36C9" w:rsidP="00630B69">
      <w:pPr>
        <w:rPr>
          <w:rFonts w:ascii="Times New Roman" w:hAnsi="Times New Roman"/>
        </w:rPr>
      </w:pPr>
    </w:p>
    <w:p w14:paraId="4CF378C8" w14:textId="765E8DAA" w:rsidR="008D36C9" w:rsidRPr="00DA6205" w:rsidRDefault="0012057F" w:rsidP="0012057F">
      <w:pPr>
        <w:jc w:val="center"/>
        <w:rPr>
          <w:rFonts w:ascii="Times New Roman" w:hAnsi="Times New Roman"/>
        </w:rPr>
      </w:pPr>
      <w:r w:rsidRPr="00DA6205">
        <w:rPr>
          <w:rFonts w:ascii="Times New Roman" w:hAnsi="Times New Roman"/>
          <w:noProof/>
        </w:rPr>
        <w:lastRenderedPageBreak/>
        <w:drawing>
          <wp:inline distT="0" distB="0" distL="0" distR="0" wp14:anchorId="246DAD6B" wp14:editId="2065B968">
            <wp:extent cx="5581015" cy="3783965"/>
            <wp:effectExtent l="0" t="0" r="635" b="6985"/>
            <wp:docPr id="15459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3537" name=""/>
                    <pic:cNvPicPr/>
                  </pic:nvPicPr>
                  <pic:blipFill>
                    <a:blip r:embed="rId22"/>
                    <a:stretch>
                      <a:fillRect/>
                    </a:stretch>
                  </pic:blipFill>
                  <pic:spPr>
                    <a:xfrm>
                      <a:off x="0" y="0"/>
                      <a:ext cx="5581015" cy="3783965"/>
                    </a:xfrm>
                    <a:prstGeom prst="rect">
                      <a:avLst/>
                    </a:prstGeom>
                  </pic:spPr>
                </pic:pic>
              </a:graphicData>
            </a:graphic>
          </wp:inline>
        </w:drawing>
      </w:r>
    </w:p>
    <w:p w14:paraId="37EB788C" w14:textId="057EE8F1" w:rsidR="0012057F" w:rsidRPr="00DA6205" w:rsidRDefault="0012057F" w:rsidP="0012057F">
      <w:pPr>
        <w:jc w:val="center"/>
        <w:rPr>
          <w:rFonts w:ascii="Times New Roman" w:hAnsi="Times New Roman"/>
        </w:rPr>
      </w:pPr>
      <w:r w:rsidRPr="00DA6205">
        <w:rPr>
          <w:rFonts w:ascii="Times New Roman" w:hAnsi="Times New Roman"/>
        </w:rPr>
        <w:t>Figure 10.</w:t>
      </w:r>
      <w:r w:rsidR="00024E7A">
        <w:rPr>
          <w:rFonts w:ascii="Times New Roman" w:hAnsi="Times New Roman"/>
        </w:rPr>
        <w:t xml:space="preserve"> Snippet of Kotlin file showing </w:t>
      </w:r>
      <w:r w:rsidR="00D96F97">
        <w:rPr>
          <w:rFonts w:ascii="Times New Roman" w:hAnsi="Times New Roman"/>
        </w:rPr>
        <w:t>local state store</w:t>
      </w:r>
    </w:p>
    <w:p w14:paraId="548C570A" w14:textId="77777777" w:rsidR="0012057F" w:rsidRPr="00DA6205" w:rsidRDefault="0012057F" w:rsidP="0012057F">
      <w:pPr>
        <w:rPr>
          <w:rFonts w:ascii="Times New Roman" w:hAnsi="Times New Roman"/>
        </w:rPr>
      </w:pPr>
    </w:p>
    <w:p w14:paraId="7B327261" w14:textId="24CCB07B" w:rsidR="0012057F" w:rsidRPr="00DA6205" w:rsidRDefault="007F2039" w:rsidP="0012057F">
      <w:pPr>
        <w:rPr>
          <w:rFonts w:ascii="Times New Roman" w:hAnsi="Times New Roman"/>
        </w:rPr>
      </w:pPr>
      <w:r w:rsidRPr="00DA6205">
        <w:rPr>
          <w:rFonts w:ascii="Times New Roman" w:hAnsi="Times New Roman"/>
        </w:rPr>
        <w:t xml:space="preserve">A local file manager then formats and writes </w:t>
      </w:r>
      <w:r w:rsidR="003A2A28" w:rsidRPr="00DA6205">
        <w:rPr>
          <w:rFonts w:ascii="Times New Roman" w:hAnsi="Times New Roman"/>
        </w:rPr>
        <w:t>a CSV telemetry record directly into the internal storage</w:t>
      </w:r>
      <w:r w:rsidR="00BC1FC6" w:rsidRPr="00DA6205">
        <w:rPr>
          <w:rFonts w:ascii="Times New Roman" w:hAnsi="Times New Roman"/>
        </w:rPr>
        <w:t>.</w:t>
      </w:r>
    </w:p>
    <w:p w14:paraId="6C9DA0CE" w14:textId="77777777" w:rsidR="00BC1FC6" w:rsidRPr="00DA6205" w:rsidRDefault="00BC1FC6" w:rsidP="0012057F">
      <w:pPr>
        <w:rPr>
          <w:rFonts w:ascii="Times New Roman" w:hAnsi="Times New Roman"/>
        </w:rPr>
      </w:pPr>
    </w:p>
    <w:p w14:paraId="04261285" w14:textId="355369FC" w:rsidR="00BC1FC6" w:rsidRPr="00DA6205" w:rsidRDefault="00BC1FC6" w:rsidP="00BC1FC6">
      <w:pPr>
        <w:jc w:val="center"/>
        <w:rPr>
          <w:rFonts w:ascii="Times New Roman" w:hAnsi="Times New Roman"/>
        </w:rPr>
      </w:pPr>
      <w:r w:rsidRPr="00DA6205">
        <w:rPr>
          <w:rFonts w:ascii="Times New Roman" w:hAnsi="Times New Roman"/>
          <w:noProof/>
        </w:rPr>
        <w:drawing>
          <wp:inline distT="0" distB="0" distL="0" distR="0" wp14:anchorId="5C15A769" wp14:editId="7D164D4C">
            <wp:extent cx="5581015" cy="3705225"/>
            <wp:effectExtent l="0" t="0" r="635" b="9525"/>
            <wp:docPr id="167088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83392" name=""/>
                    <pic:cNvPicPr/>
                  </pic:nvPicPr>
                  <pic:blipFill>
                    <a:blip r:embed="rId23"/>
                    <a:stretch>
                      <a:fillRect/>
                    </a:stretch>
                  </pic:blipFill>
                  <pic:spPr>
                    <a:xfrm>
                      <a:off x="0" y="0"/>
                      <a:ext cx="5581015" cy="3705225"/>
                    </a:xfrm>
                    <a:prstGeom prst="rect">
                      <a:avLst/>
                    </a:prstGeom>
                  </pic:spPr>
                </pic:pic>
              </a:graphicData>
            </a:graphic>
          </wp:inline>
        </w:drawing>
      </w:r>
    </w:p>
    <w:p w14:paraId="32128984" w14:textId="3145DD20" w:rsidR="00BC1FC6" w:rsidRPr="00DA6205" w:rsidRDefault="00BC1FC6" w:rsidP="00BC1FC6">
      <w:pPr>
        <w:jc w:val="center"/>
        <w:rPr>
          <w:rFonts w:ascii="Times New Roman" w:hAnsi="Times New Roman"/>
        </w:rPr>
      </w:pPr>
      <w:r w:rsidRPr="00DA6205">
        <w:rPr>
          <w:rFonts w:ascii="Times New Roman" w:hAnsi="Times New Roman"/>
        </w:rPr>
        <w:t>Figure 11.</w:t>
      </w:r>
      <w:r w:rsidR="00D96F97">
        <w:rPr>
          <w:rFonts w:ascii="Times New Roman" w:hAnsi="Times New Roman"/>
        </w:rPr>
        <w:t xml:space="preserve"> Snippet of Kotlin file showing local file manager</w:t>
      </w:r>
    </w:p>
    <w:p w14:paraId="2BDD85E4" w14:textId="77777777" w:rsidR="00BC1FC6" w:rsidRPr="00DA6205" w:rsidRDefault="00BC1FC6" w:rsidP="00BC1FC6">
      <w:pPr>
        <w:jc w:val="center"/>
        <w:rPr>
          <w:rFonts w:ascii="Times New Roman" w:hAnsi="Times New Roman"/>
        </w:rPr>
      </w:pPr>
    </w:p>
    <w:p w14:paraId="2964FBA9" w14:textId="77777777" w:rsidR="00BC1FC6" w:rsidRPr="00DA6205" w:rsidRDefault="00BC1FC6">
      <w:pPr>
        <w:rPr>
          <w:rFonts w:ascii="Times New Roman" w:hAnsi="Times New Roman"/>
        </w:rPr>
      </w:pPr>
      <w:r w:rsidRPr="00DA6205">
        <w:rPr>
          <w:rFonts w:ascii="Times New Roman" w:hAnsi="Times New Roman"/>
        </w:rPr>
        <w:br w:type="page"/>
      </w:r>
    </w:p>
    <w:p w14:paraId="1AB5DC2A" w14:textId="6C663DFD" w:rsidR="00701BDB" w:rsidRPr="00DA6205" w:rsidRDefault="00701BDB" w:rsidP="00701BDB">
      <w:pPr>
        <w:pStyle w:val="ListParagraph"/>
        <w:numPr>
          <w:ilvl w:val="2"/>
          <w:numId w:val="2"/>
        </w:numPr>
        <w:rPr>
          <w:rFonts w:ascii="Times New Roman" w:hAnsi="Times New Roman"/>
        </w:rPr>
      </w:pPr>
      <w:r w:rsidRPr="00DA6205">
        <w:rPr>
          <w:rFonts w:ascii="Times New Roman" w:hAnsi="Times New Roman"/>
        </w:rPr>
        <w:lastRenderedPageBreak/>
        <w:t>UI Iteration</w:t>
      </w:r>
    </w:p>
    <w:p w14:paraId="341E0E74" w14:textId="76EA4B23" w:rsidR="0035282B" w:rsidRPr="00DA6205" w:rsidRDefault="007D297D" w:rsidP="007D297D">
      <w:pPr>
        <w:jc w:val="center"/>
        <w:rPr>
          <w:rFonts w:ascii="Times New Roman" w:hAnsi="Times New Roman"/>
        </w:rPr>
      </w:pPr>
      <w:r w:rsidRPr="00DA6205">
        <w:rPr>
          <w:rFonts w:ascii="Times New Roman" w:hAnsi="Times New Roman"/>
          <w:bCs/>
          <w:noProof/>
          <w:szCs w:val="24"/>
        </w:rPr>
        <w:drawing>
          <wp:inline distT="0" distB="0" distL="0" distR="0" wp14:anchorId="15518424" wp14:editId="0BC3D833">
            <wp:extent cx="2113423" cy="2963457"/>
            <wp:effectExtent l="0" t="0" r="1270" b="8890"/>
            <wp:docPr id="401932212" name="Picture 6" descr="A cell phone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cell phone with a white scree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24567" cy="2979084"/>
                    </a:xfrm>
                    <a:prstGeom prst="rect">
                      <a:avLst/>
                    </a:prstGeom>
                    <a:noFill/>
                    <a:ln>
                      <a:noFill/>
                    </a:ln>
                  </pic:spPr>
                </pic:pic>
              </a:graphicData>
            </a:graphic>
          </wp:inline>
        </w:drawing>
      </w:r>
    </w:p>
    <w:p w14:paraId="6E2340F2" w14:textId="331C3A21" w:rsidR="007D297D" w:rsidRPr="00DA6205" w:rsidRDefault="007D297D" w:rsidP="007D297D">
      <w:pPr>
        <w:jc w:val="center"/>
        <w:rPr>
          <w:rFonts w:ascii="Times New Roman" w:hAnsi="Times New Roman"/>
        </w:rPr>
      </w:pPr>
      <w:r w:rsidRPr="00DA6205">
        <w:rPr>
          <w:rFonts w:ascii="Times New Roman" w:hAnsi="Times New Roman"/>
        </w:rPr>
        <w:t>Figure 12.</w:t>
      </w:r>
      <w:r w:rsidR="001C23A0">
        <w:rPr>
          <w:rFonts w:ascii="Times New Roman" w:hAnsi="Times New Roman"/>
        </w:rPr>
        <w:t xml:space="preserve"> First prototype</w:t>
      </w:r>
    </w:p>
    <w:p w14:paraId="05584EB7" w14:textId="77777777" w:rsidR="007D297D" w:rsidRPr="00DA6205" w:rsidRDefault="007D297D" w:rsidP="007D297D">
      <w:pPr>
        <w:rPr>
          <w:rFonts w:ascii="Times New Roman" w:hAnsi="Times New Roman"/>
        </w:rPr>
      </w:pPr>
    </w:p>
    <w:p w14:paraId="00AC47D0" w14:textId="6710E4F6" w:rsidR="007D297D" w:rsidRPr="00DA6205" w:rsidRDefault="007D297D" w:rsidP="007D297D">
      <w:pPr>
        <w:rPr>
          <w:rFonts w:ascii="Times New Roman" w:hAnsi="Times New Roman"/>
        </w:rPr>
      </w:pPr>
      <w:r w:rsidRPr="00DA6205">
        <w:rPr>
          <w:rFonts w:ascii="Times New Roman" w:hAnsi="Times New Roman"/>
        </w:rPr>
        <w:t xml:space="preserve">Figure 12 displays </w:t>
      </w:r>
      <w:r w:rsidR="00F6601E" w:rsidRPr="00DA6205">
        <w:rPr>
          <w:rFonts w:ascii="Times New Roman" w:hAnsi="Times New Roman"/>
        </w:rPr>
        <w:t xml:space="preserve">the very first </w:t>
      </w:r>
      <w:r w:rsidR="007C3094" w:rsidRPr="00DA6205">
        <w:rPr>
          <w:rFonts w:ascii="Times New Roman" w:hAnsi="Times New Roman"/>
        </w:rPr>
        <w:t xml:space="preserve">version of the UI. Initially to realise and test the closed-loop API </w:t>
      </w:r>
      <w:r w:rsidR="00D525E5" w:rsidRPr="00DA6205">
        <w:rPr>
          <w:rFonts w:ascii="Times New Roman" w:hAnsi="Times New Roman"/>
        </w:rPr>
        <w:t xml:space="preserve">route, it </w:t>
      </w:r>
      <w:r w:rsidR="00EA42FD" w:rsidRPr="00DA6205">
        <w:rPr>
          <w:rFonts w:ascii="Times New Roman" w:hAnsi="Times New Roman"/>
        </w:rPr>
        <w:t xml:space="preserve">offers </w:t>
      </w:r>
      <w:r w:rsidR="008C09F2" w:rsidRPr="00DA6205">
        <w:rPr>
          <w:rFonts w:ascii="Times New Roman" w:hAnsi="Times New Roman"/>
        </w:rPr>
        <w:t xml:space="preserve">only </w:t>
      </w:r>
      <w:r w:rsidR="00EA42FD" w:rsidRPr="00DA6205">
        <w:rPr>
          <w:rFonts w:ascii="Times New Roman" w:hAnsi="Times New Roman"/>
        </w:rPr>
        <w:t>start/stop listening buttons while running the energy-based Threshold.</w:t>
      </w:r>
    </w:p>
    <w:p w14:paraId="1C1918E6" w14:textId="77777777" w:rsidR="00EA42FD" w:rsidRPr="00DA6205" w:rsidRDefault="00EA42FD" w:rsidP="007D297D">
      <w:pPr>
        <w:rPr>
          <w:rFonts w:ascii="Times New Roman" w:hAnsi="Times New Roman"/>
        </w:rPr>
      </w:pPr>
    </w:p>
    <w:p w14:paraId="7963428F" w14:textId="58760157" w:rsidR="00EA42FD" w:rsidRPr="00DA6205" w:rsidRDefault="00F6601E" w:rsidP="00F6601E">
      <w:pPr>
        <w:jc w:val="center"/>
        <w:rPr>
          <w:rFonts w:ascii="Times New Roman" w:hAnsi="Times New Roman"/>
        </w:rPr>
      </w:pPr>
      <w:r w:rsidRPr="00DA6205">
        <w:rPr>
          <w:rFonts w:ascii="Times New Roman" w:hAnsi="Times New Roman"/>
          <w:bCs/>
          <w:noProof/>
        </w:rPr>
        <w:drawing>
          <wp:inline distT="0" distB="0" distL="0" distR="0" wp14:anchorId="421E5AE5" wp14:editId="2191D970">
            <wp:extent cx="1868170" cy="3744368"/>
            <wp:effectExtent l="0" t="0" r="0" b="8890"/>
            <wp:docPr id="1464791703"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phone&#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t="1978" b="5516"/>
                    <a:stretch>
                      <a:fillRect/>
                    </a:stretch>
                  </pic:blipFill>
                  <pic:spPr bwMode="auto">
                    <a:xfrm>
                      <a:off x="0" y="0"/>
                      <a:ext cx="1875888" cy="3759837"/>
                    </a:xfrm>
                    <a:prstGeom prst="rect">
                      <a:avLst/>
                    </a:prstGeom>
                    <a:noFill/>
                    <a:ln>
                      <a:noFill/>
                    </a:ln>
                    <a:extLst>
                      <a:ext uri="{53640926-AAD7-44D8-BBD7-CCE9431645EC}">
                        <a14:shadowObscured xmlns:a14="http://schemas.microsoft.com/office/drawing/2010/main"/>
                      </a:ext>
                    </a:extLst>
                  </pic:spPr>
                </pic:pic>
              </a:graphicData>
            </a:graphic>
          </wp:inline>
        </w:drawing>
      </w:r>
    </w:p>
    <w:p w14:paraId="1F195089" w14:textId="4EFE08E1" w:rsidR="00F6601E" w:rsidRPr="00DA6205" w:rsidRDefault="00F6601E" w:rsidP="00F6601E">
      <w:pPr>
        <w:jc w:val="center"/>
        <w:rPr>
          <w:rFonts w:ascii="Times New Roman" w:hAnsi="Times New Roman"/>
        </w:rPr>
      </w:pPr>
      <w:r w:rsidRPr="00DA6205">
        <w:rPr>
          <w:rFonts w:ascii="Times New Roman" w:hAnsi="Times New Roman"/>
        </w:rPr>
        <w:t>Figure 13.</w:t>
      </w:r>
      <w:r w:rsidR="001C23A0">
        <w:rPr>
          <w:rFonts w:ascii="Times New Roman" w:hAnsi="Times New Roman"/>
        </w:rPr>
        <w:t xml:space="preserve"> Improved prototype UI</w:t>
      </w:r>
    </w:p>
    <w:p w14:paraId="244B16DA" w14:textId="77777777" w:rsidR="00F6601E" w:rsidRPr="00DA6205" w:rsidRDefault="00F6601E" w:rsidP="00F6601E">
      <w:pPr>
        <w:rPr>
          <w:rFonts w:ascii="Times New Roman" w:hAnsi="Times New Roman"/>
        </w:rPr>
      </w:pPr>
    </w:p>
    <w:p w14:paraId="11CD415F" w14:textId="6AD4B100" w:rsidR="00F6601E" w:rsidRPr="00DA6205" w:rsidRDefault="00F6601E" w:rsidP="00F6601E">
      <w:pPr>
        <w:rPr>
          <w:rFonts w:ascii="Times New Roman" w:hAnsi="Times New Roman"/>
        </w:rPr>
      </w:pPr>
      <w:r w:rsidRPr="00DA6205">
        <w:rPr>
          <w:rFonts w:ascii="Times New Roman" w:hAnsi="Times New Roman"/>
        </w:rPr>
        <w:t xml:space="preserve">Figure 13 shows the improved version </w:t>
      </w:r>
      <w:r w:rsidR="008C09F2" w:rsidRPr="00DA6205">
        <w:rPr>
          <w:rFonts w:ascii="Times New Roman" w:hAnsi="Times New Roman"/>
        </w:rPr>
        <w:t>where the UI displays basic text lines for status, decibel level adjustments, low-band ratio</w:t>
      </w:r>
      <w:r w:rsidR="00847E5B" w:rsidRPr="00DA6205">
        <w:rPr>
          <w:rFonts w:ascii="Times New Roman" w:hAnsi="Times New Roman"/>
        </w:rPr>
        <w:t xml:space="preserve"> settings, hit count and an additional save setting button.</w:t>
      </w:r>
    </w:p>
    <w:p w14:paraId="5359F6FC" w14:textId="77777777" w:rsidR="00847E5B" w:rsidRPr="00DA6205" w:rsidRDefault="00847E5B" w:rsidP="00F6601E">
      <w:pPr>
        <w:rPr>
          <w:rFonts w:ascii="Times New Roman" w:hAnsi="Times New Roman"/>
        </w:rPr>
      </w:pPr>
    </w:p>
    <w:p w14:paraId="07464CB0" w14:textId="5DEB48F8" w:rsidR="00847937" w:rsidRPr="00DA6205" w:rsidRDefault="00C971D1" w:rsidP="00801143">
      <w:pPr>
        <w:jc w:val="center"/>
        <w:rPr>
          <w:rFonts w:ascii="Times New Roman" w:hAnsi="Times New Roman"/>
        </w:rPr>
      </w:pPr>
      <w:r w:rsidRPr="00DA6205">
        <w:rPr>
          <w:rFonts w:ascii="Times New Roman" w:hAnsi="Times New Roman"/>
          <w:noProof/>
        </w:rPr>
        <w:drawing>
          <wp:anchor distT="0" distB="0" distL="114300" distR="114300" simplePos="0" relativeHeight="251658240" behindDoc="0" locked="0" layoutInCell="1" allowOverlap="1" wp14:anchorId="5C70AD68" wp14:editId="4F17B762">
            <wp:simplePos x="0" y="0"/>
            <wp:positionH relativeFrom="margin">
              <wp:align>left</wp:align>
            </wp:positionH>
            <wp:positionV relativeFrom="paragraph">
              <wp:posOffset>1270</wp:posOffset>
            </wp:positionV>
            <wp:extent cx="1802914" cy="3657600"/>
            <wp:effectExtent l="0" t="0" r="6985" b="0"/>
            <wp:wrapNone/>
            <wp:docPr id="90147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719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2914" cy="3657600"/>
                    </a:xfrm>
                    <a:prstGeom prst="rect">
                      <a:avLst/>
                    </a:prstGeom>
                  </pic:spPr>
                </pic:pic>
              </a:graphicData>
            </a:graphic>
            <wp14:sizeRelH relativeFrom="margin">
              <wp14:pctWidth>0</wp14:pctWidth>
            </wp14:sizeRelH>
            <wp14:sizeRelV relativeFrom="margin">
              <wp14:pctHeight>0</wp14:pctHeight>
            </wp14:sizeRelV>
          </wp:anchor>
        </w:drawing>
      </w:r>
      <w:r w:rsidR="00801143" w:rsidRPr="00DA6205">
        <w:rPr>
          <w:rFonts w:ascii="Times New Roman" w:hAnsi="Times New Roman"/>
          <w:bCs/>
          <w:noProof/>
        </w:rPr>
        <w:drawing>
          <wp:inline distT="0" distB="0" distL="0" distR="0" wp14:anchorId="3D3A2C36" wp14:editId="3D81E45E">
            <wp:extent cx="5581015" cy="3663950"/>
            <wp:effectExtent l="0" t="0" r="635" b="0"/>
            <wp:docPr id="15980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7783" name=""/>
                    <pic:cNvPicPr/>
                  </pic:nvPicPr>
                  <pic:blipFill rotWithShape="1">
                    <a:blip r:embed="rId27"/>
                    <a:srcRect b="5308"/>
                    <a:stretch>
                      <a:fillRect/>
                    </a:stretch>
                  </pic:blipFill>
                  <pic:spPr bwMode="auto">
                    <a:xfrm>
                      <a:off x="0" y="0"/>
                      <a:ext cx="5581015" cy="3663950"/>
                    </a:xfrm>
                    <a:prstGeom prst="rect">
                      <a:avLst/>
                    </a:prstGeom>
                    <a:ln>
                      <a:noFill/>
                    </a:ln>
                    <a:extLst>
                      <a:ext uri="{53640926-AAD7-44D8-BBD7-CCE9431645EC}">
                        <a14:shadowObscured xmlns:a14="http://schemas.microsoft.com/office/drawing/2010/main"/>
                      </a:ext>
                    </a:extLst>
                  </pic:spPr>
                </pic:pic>
              </a:graphicData>
            </a:graphic>
          </wp:inline>
        </w:drawing>
      </w:r>
    </w:p>
    <w:p w14:paraId="1ADFE413" w14:textId="17D7B559" w:rsidR="00801143" w:rsidRPr="00DA6205" w:rsidRDefault="00801143" w:rsidP="00801143">
      <w:pPr>
        <w:jc w:val="center"/>
        <w:rPr>
          <w:rFonts w:ascii="Times New Roman" w:hAnsi="Times New Roman"/>
        </w:rPr>
      </w:pPr>
      <w:r w:rsidRPr="00DA6205">
        <w:rPr>
          <w:rFonts w:ascii="Times New Roman" w:hAnsi="Times New Roman"/>
        </w:rPr>
        <w:t>Figure 14.</w:t>
      </w:r>
      <w:r w:rsidR="001C23A0">
        <w:rPr>
          <w:rFonts w:ascii="Times New Roman" w:hAnsi="Times New Roman"/>
        </w:rPr>
        <w:t xml:space="preserve"> Snippets of </w:t>
      </w:r>
      <w:r w:rsidR="009A514D">
        <w:rPr>
          <w:rFonts w:ascii="Times New Roman" w:hAnsi="Times New Roman"/>
        </w:rPr>
        <w:t>most updated and improved Android APP</w:t>
      </w:r>
    </w:p>
    <w:p w14:paraId="216B15D6" w14:textId="7BAE0463" w:rsidR="00801143" w:rsidRPr="00DA6205" w:rsidRDefault="00801143" w:rsidP="00801143">
      <w:pPr>
        <w:rPr>
          <w:rFonts w:ascii="Times New Roman" w:hAnsi="Times New Roman"/>
        </w:rPr>
      </w:pPr>
    </w:p>
    <w:p w14:paraId="16C95CE8" w14:textId="64BC17BF" w:rsidR="00801143" w:rsidRPr="00DA6205" w:rsidRDefault="00801143" w:rsidP="00801143">
      <w:pPr>
        <w:rPr>
          <w:rFonts w:ascii="Times New Roman" w:hAnsi="Times New Roman"/>
        </w:rPr>
      </w:pPr>
      <w:r w:rsidRPr="00DA6205">
        <w:rPr>
          <w:rFonts w:ascii="Times New Roman" w:hAnsi="Times New Roman"/>
        </w:rPr>
        <w:t>The newest version</w:t>
      </w:r>
      <w:r w:rsidR="00D42E0E" w:rsidRPr="00DA6205">
        <w:rPr>
          <w:rFonts w:ascii="Times New Roman" w:hAnsi="Times New Roman"/>
        </w:rPr>
        <w:t xml:space="preserve"> as displayed in Figure 14, shows an advanced and improved UI</w:t>
      </w:r>
      <w:r w:rsidR="008145BA" w:rsidRPr="00DA6205">
        <w:rPr>
          <w:rFonts w:ascii="Times New Roman" w:hAnsi="Times New Roman"/>
        </w:rPr>
        <w:t xml:space="preserve"> for the </w:t>
      </w:r>
      <w:r w:rsidR="00FF2CBD" w:rsidRPr="00DA6205">
        <w:rPr>
          <w:rFonts w:ascii="Times New Roman" w:hAnsi="Times New Roman"/>
        </w:rPr>
        <w:t>‘</w:t>
      </w:r>
      <w:r w:rsidR="008145BA" w:rsidRPr="00DA6205">
        <w:rPr>
          <w:rFonts w:ascii="Times New Roman" w:hAnsi="Times New Roman"/>
        </w:rPr>
        <w:t>PAVLOK SNORE</w:t>
      </w:r>
      <w:r w:rsidR="00FF2CBD" w:rsidRPr="00DA6205">
        <w:rPr>
          <w:rFonts w:ascii="Times New Roman" w:hAnsi="Times New Roman"/>
        </w:rPr>
        <w:t>’ APP</w:t>
      </w:r>
      <w:r w:rsidR="008145BA" w:rsidRPr="00DA6205">
        <w:rPr>
          <w:rFonts w:ascii="Times New Roman" w:hAnsi="Times New Roman"/>
        </w:rPr>
        <w:t xml:space="preserve">. </w:t>
      </w:r>
      <w:r w:rsidR="00AB075B" w:rsidRPr="00DA6205">
        <w:rPr>
          <w:rFonts w:ascii="Times New Roman" w:hAnsi="Times New Roman"/>
        </w:rPr>
        <w:t>It features</w:t>
      </w:r>
      <w:r w:rsidR="008145BA" w:rsidRPr="00DA6205">
        <w:rPr>
          <w:rFonts w:ascii="Times New Roman" w:hAnsi="Times New Roman"/>
        </w:rPr>
        <w:t xml:space="preserve"> a dark theme for better user comfort </w:t>
      </w:r>
      <w:r w:rsidR="00F555D6" w:rsidRPr="00DA6205">
        <w:rPr>
          <w:rFonts w:ascii="Times New Roman" w:hAnsi="Times New Roman"/>
        </w:rPr>
        <w:t>during sleep time, it i</w:t>
      </w:r>
      <w:r w:rsidR="00D42E0E" w:rsidRPr="00DA6205">
        <w:rPr>
          <w:rFonts w:ascii="Times New Roman" w:hAnsi="Times New Roman"/>
        </w:rPr>
        <w:t>ntroduc</w:t>
      </w:r>
      <w:r w:rsidR="00F555D6" w:rsidRPr="00DA6205">
        <w:rPr>
          <w:rFonts w:ascii="Times New Roman" w:hAnsi="Times New Roman"/>
        </w:rPr>
        <w:t>es</w:t>
      </w:r>
      <w:r w:rsidR="00D42E0E" w:rsidRPr="00DA6205">
        <w:rPr>
          <w:rFonts w:ascii="Times New Roman" w:hAnsi="Times New Roman"/>
        </w:rPr>
        <w:t xml:space="preserve"> </w:t>
      </w:r>
      <w:r w:rsidR="0070066E" w:rsidRPr="00DA6205">
        <w:rPr>
          <w:rFonts w:ascii="Times New Roman" w:hAnsi="Times New Roman"/>
        </w:rPr>
        <w:t>a multi-tab interface featuring a dynamic status bar (API TOKEN MISSING / CLOUD LINK ACTIVE)</w:t>
      </w:r>
      <w:r w:rsidR="002B47E4" w:rsidRPr="00DA6205">
        <w:rPr>
          <w:rFonts w:ascii="Times New Roman" w:hAnsi="Times New Roman"/>
        </w:rPr>
        <w:t>, a live sound meter for when snoring detection is active</w:t>
      </w:r>
      <w:r w:rsidR="00627932" w:rsidRPr="00DA6205">
        <w:rPr>
          <w:rFonts w:ascii="Times New Roman" w:hAnsi="Times New Roman"/>
        </w:rPr>
        <w:t xml:space="preserve">, snore trigger counter </w:t>
      </w:r>
      <w:r w:rsidR="00763E80" w:rsidRPr="00DA6205">
        <w:rPr>
          <w:rFonts w:ascii="Times New Roman" w:hAnsi="Times New Roman"/>
        </w:rPr>
        <w:t xml:space="preserve">to for a quick glance of how many times </w:t>
      </w:r>
      <w:r w:rsidR="00667F40" w:rsidRPr="00DA6205">
        <w:rPr>
          <w:rFonts w:ascii="Times New Roman" w:hAnsi="Times New Roman"/>
        </w:rPr>
        <w:t xml:space="preserve">the system triggered, remote test sliders for quick </w:t>
      </w:r>
      <w:proofErr w:type="spellStart"/>
      <w:r w:rsidR="00667F40" w:rsidRPr="00DA6205">
        <w:rPr>
          <w:rFonts w:ascii="Times New Roman" w:hAnsi="Times New Roman"/>
        </w:rPr>
        <w:t>Pavlok</w:t>
      </w:r>
      <w:proofErr w:type="spellEnd"/>
      <w:r w:rsidR="006B4A07" w:rsidRPr="00DA6205">
        <w:rPr>
          <w:rFonts w:ascii="Times New Roman" w:hAnsi="Times New Roman"/>
        </w:rPr>
        <w:t xml:space="preserve"> wearable</w:t>
      </w:r>
      <w:r w:rsidR="00667F40" w:rsidRPr="00DA6205">
        <w:rPr>
          <w:rFonts w:ascii="Times New Roman" w:hAnsi="Times New Roman"/>
        </w:rPr>
        <w:t xml:space="preserve"> connection tests</w:t>
      </w:r>
      <w:r w:rsidR="00FF2CBD" w:rsidRPr="00DA6205">
        <w:rPr>
          <w:rFonts w:ascii="Times New Roman" w:hAnsi="Times New Roman"/>
        </w:rPr>
        <w:t xml:space="preserve">, a log manager for </w:t>
      </w:r>
      <w:r w:rsidR="00422D3E" w:rsidRPr="00DA6205">
        <w:rPr>
          <w:rFonts w:ascii="Times New Roman" w:hAnsi="Times New Roman"/>
        </w:rPr>
        <w:t>a more detailed system report during monitoring cycle and a CSV</w:t>
      </w:r>
      <w:r w:rsidR="00F97104" w:rsidRPr="00DA6205">
        <w:rPr>
          <w:rFonts w:ascii="Times New Roman" w:hAnsi="Times New Roman"/>
        </w:rPr>
        <w:t xml:space="preserve"> data file export option</w:t>
      </w:r>
      <w:r w:rsidR="006B4A07" w:rsidRPr="00DA6205">
        <w:rPr>
          <w:rFonts w:ascii="Times New Roman" w:hAnsi="Times New Roman"/>
        </w:rPr>
        <w:t xml:space="preserve"> for the logged telemetry data</w:t>
      </w:r>
      <w:r w:rsidR="00F97104" w:rsidRPr="00DA6205">
        <w:rPr>
          <w:rFonts w:ascii="Times New Roman" w:hAnsi="Times New Roman"/>
        </w:rPr>
        <w:t>.</w:t>
      </w:r>
    </w:p>
    <w:p w14:paraId="1B9369A4" w14:textId="77777777" w:rsidR="00F97104" w:rsidRPr="00DA6205" w:rsidRDefault="00F97104" w:rsidP="00801143">
      <w:pPr>
        <w:rPr>
          <w:rFonts w:ascii="Times New Roman" w:hAnsi="Times New Roman"/>
        </w:rPr>
      </w:pPr>
    </w:p>
    <w:p w14:paraId="77090951" w14:textId="7C7E436C" w:rsidR="00AA52E4" w:rsidRPr="00DA6205" w:rsidRDefault="00AA52E4" w:rsidP="00964522">
      <w:pPr>
        <w:pStyle w:val="ListParagraph"/>
        <w:numPr>
          <w:ilvl w:val="1"/>
          <w:numId w:val="2"/>
        </w:numPr>
        <w:rPr>
          <w:rFonts w:ascii="Times New Roman" w:hAnsi="Times New Roman"/>
        </w:rPr>
      </w:pPr>
      <w:r w:rsidRPr="00DA6205">
        <w:rPr>
          <w:rFonts w:ascii="Times New Roman" w:hAnsi="Times New Roman"/>
        </w:rPr>
        <w:t>Hardware Prototyping and Migration Analysis</w:t>
      </w:r>
    </w:p>
    <w:p w14:paraId="16717030" w14:textId="4BD60AA1" w:rsidR="009A4472" w:rsidRPr="009A4472" w:rsidRDefault="00435270" w:rsidP="009A4472">
      <w:pPr>
        <w:rPr>
          <w:rFonts w:ascii="Times New Roman" w:hAnsi="Times New Roman"/>
        </w:rPr>
      </w:pPr>
      <w:r w:rsidRPr="00DA6205">
        <w:rPr>
          <w:rFonts w:ascii="Times New Roman" w:hAnsi="Times New Roman"/>
        </w:rPr>
        <w:t>Exploration of a standalone edge device independent of personal smartphones</w:t>
      </w:r>
      <w:r w:rsidR="00F421BF" w:rsidRPr="00DA6205">
        <w:rPr>
          <w:rFonts w:ascii="Times New Roman" w:hAnsi="Times New Roman"/>
        </w:rPr>
        <w:t xml:space="preserve"> was investigated. Through hardware prototyping using single-board computers and </w:t>
      </w:r>
      <w:r w:rsidR="003440E6" w:rsidRPr="00DA6205">
        <w:rPr>
          <w:rFonts w:ascii="Times New Roman" w:hAnsi="Times New Roman"/>
        </w:rPr>
        <w:t>microcontrollers.</w:t>
      </w:r>
      <w:r w:rsidR="003440E6" w:rsidRPr="009A4472">
        <w:rPr>
          <w:rFonts w:ascii="Times New Roman" w:hAnsi="Times New Roman"/>
        </w:rPr>
        <w:t xml:space="preserve"> </w:t>
      </w:r>
    </w:p>
    <w:p w14:paraId="5430A49C" w14:textId="77777777" w:rsidR="009A4472" w:rsidRDefault="009A4472">
      <w:pPr>
        <w:rPr>
          <w:rFonts w:ascii="Times New Roman" w:hAnsi="Times New Roman"/>
        </w:rPr>
      </w:pPr>
      <w:r>
        <w:rPr>
          <w:rFonts w:ascii="Times New Roman" w:hAnsi="Times New Roman"/>
        </w:rPr>
        <w:br w:type="page"/>
      </w:r>
    </w:p>
    <w:p w14:paraId="0BF369BC" w14:textId="18E9961D" w:rsidR="00BD13C7" w:rsidRPr="00A20261" w:rsidRDefault="003440E6" w:rsidP="00A20261">
      <w:pPr>
        <w:pStyle w:val="ListParagraph"/>
        <w:numPr>
          <w:ilvl w:val="2"/>
          <w:numId w:val="2"/>
        </w:numPr>
        <w:rPr>
          <w:rFonts w:ascii="Times New Roman" w:hAnsi="Times New Roman"/>
        </w:rPr>
      </w:pPr>
      <w:r w:rsidRPr="00DA6205">
        <w:rPr>
          <w:rFonts w:ascii="Times New Roman" w:hAnsi="Times New Roman"/>
        </w:rPr>
        <w:lastRenderedPageBreak/>
        <w:t>Raspberry Pi 3 Model A+</w:t>
      </w:r>
    </w:p>
    <w:p w14:paraId="5B7EB02B" w14:textId="62ED280E" w:rsidR="004169E5" w:rsidRPr="00DA6205" w:rsidRDefault="00BD13C7" w:rsidP="00BD13C7">
      <w:pPr>
        <w:jc w:val="center"/>
        <w:rPr>
          <w:rFonts w:ascii="Times New Roman" w:hAnsi="Times New Roman"/>
        </w:rPr>
      </w:pPr>
      <w:r w:rsidRPr="00DA6205">
        <w:rPr>
          <w:rFonts w:ascii="Times New Roman" w:hAnsi="Times New Roman"/>
          <w:bCs/>
          <w:noProof/>
          <w:szCs w:val="24"/>
        </w:rPr>
        <w:drawing>
          <wp:inline distT="0" distB="0" distL="0" distR="0" wp14:anchorId="3F2693CD" wp14:editId="4600FCD5">
            <wp:extent cx="3710996" cy="2091737"/>
            <wp:effectExtent l="0" t="0" r="3810" b="3810"/>
            <wp:docPr id="7955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7911" name=""/>
                    <pic:cNvPicPr/>
                  </pic:nvPicPr>
                  <pic:blipFill>
                    <a:blip r:embed="rId28"/>
                    <a:stretch>
                      <a:fillRect/>
                    </a:stretch>
                  </pic:blipFill>
                  <pic:spPr>
                    <a:xfrm>
                      <a:off x="0" y="0"/>
                      <a:ext cx="3716184" cy="2094661"/>
                    </a:xfrm>
                    <a:prstGeom prst="rect">
                      <a:avLst/>
                    </a:prstGeom>
                  </pic:spPr>
                </pic:pic>
              </a:graphicData>
            </a:graphic>
          </wp:inline>
        </w:drawing>
      </w:r>
    </w:p>
    <w:p w14:paraId="4AB7F265" w14:textId="4EAFE2DB" w:rsidR="00BD13C7" w:rsidRDefault="00BD13C7" w:rsidP="00BD13C7">
      <w:pPr>
        <w:jc w:val="center"/>
        <w:rPr>
          <w:rFonts w:ascii="Times New Roman" w:hAnsi="Times New Roman"/>
        </w:rPr>
      </w:pPr>
      <w:r w:rsidRPr="00DA6205">
        <w:rPr>
          <w:rFonts w:ascii="Times New Roman" w:hAnsi="Times New Roman"/>
        </w:rPr>
        <w:t>Figure 15.</w:t>
      </w:r>
      <w:r w:rsidR="009A514D">
        <w:rPr>
          <w:rFonts w:ascii="Times New Roman" w:hAnsi="Times New Roman"/>
        </w:rPr>
        <w:t xml:space="preserve"> Wiring and connection setup of Rasp</w:t>
      </w:r>
      <w:r w:rsidR="00333D74">
        <w:rPr>
          <w:rFonts w:ascii="Times New Roman" w:hAnsi="Times New Roman"/>
        </w:rPr>
        <w:t>berry with I2S microphone</w:t>
      </w:r>
    </w:p>
    <w:p w14:paraId="046ED00E" w14:textId="77777777" w:rsidR="00333D74" w:rsidRPr="00DA6205" w:rsidRDefault="00333D74" w:rsidP="00BD13C7">
      <w:pPr>
        <w:jc w:val="center"/>
        <w:rPr>
          <w:rFonts w:ascii="Times New Roman" w:hAnsi="Times New Roman"/>
        </w:rPr>
      </w:pPr>
    </w:p>
    <w:p w14:paraId="4C270A5F" w14:textId="08AAF846" w:rsidR="00BD13C7" w:rsidRPr="00DA6205" w:rsidRDefault="00BD13C7" w:rsidP="00BD13C7">
      <w:pPr>
        <w:rPr>
          <w:rFonts w:ascii="Times New Roman" w:hAnsi="Times New Roman"/>
        </w:rPr>
      </w:pPr>
      <w:r w:rsidRPr="00DA6205">
        <w:rPr>
          <w:rFonts w:ascii="Times New Roman" w:hAnsi="Times New Roman"/>
        </w:rPr>
        <w:t xml:space="preserve">For investigative experimentation, the </w:t>
      </w:r>
      <w:r w:rsidR="007D7E9B" w:rsidRPr="00DA6205">
        <w:rPr>
          <w:rFonts w:ascii="Times New Roman" w:hAnsi="Times New Roman"/>
        </w:rPr>
        <w:t>Raspberry Pi 3 Model A+ was connected with the I2S Microphone Module</w:t>
      </w:r>
      <w:r w:rsidR="00103C37" w:rsidRPr="00DA6205">
        <w:rPr>
          <w:rFonts w:ascii="Times New Roman" w:hAnsi="Times New Roman"/>
        </w:rPr>
        <w:t xml:space="preserve">. </w:t>
      </w:r>
    </w:p>
    <w:p w14:paraId="4273E88F" w14:textId="77777777" w:rsidR="00CE6D64" w:rsidRPr="00DA6205" w:rsidRDefault="00CE6D64" w:rsidP="00BD13C7">
      <w:pPr>
        <w:rPr>
          <w:rFonts w:ascii="Times New Roman" w:hAnsi="Times New Roman"/>
        </w:rPr>
      </w:pPr>
    </w:p>
    <w:p w14:paraId="61EB4727" w14:textId="5C1E4227" w:rsidR="00CE6D64" w:rsidRPr="00DA6205" w:rsidRDefault="00CE6D64" w:rsidP="00BD13C7">
      <w:pPr>
        <w:rPr>
          <w:rFonts w:ascii="Times New Roman" w:hAnsi="Times New Roman"/>
        </w:rPr>
      </w:pPr>
      <w:r w:rsidRPr="00DA6205">
        <w:rPr>
          <w:rFonts w:ascii="Times New Roman" w:hAnsi="Times New Roman"/>
        </w:rPr>
        <w:t>By utilising ssh</w:t>
      </w:r>
      <w:r w:rsidR="00B261BE" w:rsidRPr="00DA6205">
        <w:rPr>
          <w:rFonts w:ascii="Times New Roman" w:hAnsi="Times New Roman"/>
        </w:rPr>
        <w:t xml:space="preserve"> to communicate</w:t>
      </w:r>
      <w:r w:rsidR="003C150D" w:rsidRPr="00DA6205">
        <w:rPr>
          <w:rFonts w:ascii="Times New Roman" w:hAnsi="Times New Roman"/>
        </w:rPr>
        <w:t xml:space="preserve"> and program</w:t>
      </w:r>
      <w:r w:rsidR="00B261BE" w:rsidRPr="00DA6205">
        <w:rPr>
          <w:rFonts w:ascii="Times New Roman" w:hAnsi="Times New Roman"/>
        </w:rPr>
        <w:t xml:space="preserve"> the Raspberry Pi 3 Model A+, the </w:t>
      </w:r>
      <w:r w:rsidR="006F7ED4" w:rsidRPr="00DA6205">
        <w:rPr>
          <w:rFonts w:ascii="Times New Roman" w:hAnsi="Times New Roman"/>
        </w:rPr>
        <w:t xml:space="preserve">cloud REST API route was first tested to ensure that the </w:t>
      </w:r>
      <w:proofErr w:type="spellStart"/>
      <w:r w:rsidR="006F7ED4" w:rsidRPr="00DA6205">
        <w:rPr>
          <w:rFonts w:ascii="Times New Roman" w:hAnsi="Times New Roman"/>
        </w:rPr>
        <w:t>Pavlok</w:t>
      </w:r>
      <w:proofErr w:type="spellEnd"/>
      <w:r w:rsidR="006F7ED4" w:rsidRPr="00DA6205">
        <w:rPr>
          <w:rFonts w:ascii="Times New Roman" w:hAnsi="Times New Roman"/>
        </w:rPr>
        <w:t xml:space="preserve"> wearable </w:t>
      </w:r>
      <w:r w:rsidR="00F83700" w:rsidRPr="00DA6205">
        <w:rPr>
          <w:rFonts w:ascii="Times New Roman" w:hAnsi="Times New Roman"/>
        </w:rPr>
        <w:t>can connect and pair.</w:t>
      </w:r>
    </w:p>
    <w:p w14:paraId="55BD0F46" w14:textId="77777777" w:rsidR="00F83700" w:rsidRPr="00DA6205" w:rsidRDefault="00F83700" w:rsidP="00BD13C7">
      <w:pPr>
        <w:rPr>
          <w:rFonts w:ascii="Times New Roman" w:hAnsi="Times New Roman"/>
        </w:rPr>
      </w:pPr>
    </w:p>
    <w:p w14:paraId="1476F663" w14:textId="0BC11D2B" w:rsidR="00F83700" w:rsidRPr="00DA6205" w:rsidRDefault="00F83700" w:rsidP="00D717CF">
      <w:pPr>
        <w:jc w:val="center"/>
        <w:rPr>
          <w:rFonts w:ascii="Times New Roman" w:hAnsi="Times New Roman"/>
        </w:rPr>
      </w:pPr>
      <w:r w:rsidRPr="00DA6205">
        <w:rPr>
          <w:rFonts w:ascii="Times New Roman" w:hAnsi="Times New Roman"/>
          <w:noProof/>
        </w:rPr>
        <w:drawing>
          <wp:inline distT="0" distB="0" distL="0" distR="0" wp14:anchorId="5DA0904A" wp14:editId="7A0DD96A">
            <wp:extent cx="4476750" cy="3359727"/>
            <wp:effectExtent l="0" t="0" r="0" b="0"/>
            <wp:docPr id="1986537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1043" cy="3370454"/>
                    </a:xfrm>
                    <a:prstGeom prst="rect">
                      <a:avLst/>
                    </a:prstGeom>
                    <a:noFill/>
                    <a:ln>
                      <a:noFill/>
                    </a:ln>
                  </pic:spPr>
                </pic:pic>
              </a:graphicData>
            </a:graphic>
          </wp:inline>
        </w:drawing>
      </w:r>
    </w:p>
    <w:p w14:paraId="3429A8B9" w14:textId="2B54C5AC" w:rsidR="00D717CF" w:rsidRPr="00DA6205" w:rsidRDefault="00D717CF" w:rsidP="00D717CF">
      <w:pPr>
        <w:jc w:val="center"/>
        <w:rPr>
          <w:rFonts w:ascii="Times New Roman" w:hAnsi="Times New Roman"/>
        </w:rPr>
      </w:pPr>
      <w:r w:rsidRPr="00DA6205">
        <w:rPr>
          <w:rFonts w:ascii="Times New Roman" w:hAnsi="Times New Roman"/>
        </w:rPr>
        <w:t xml:space="preserve">Figure 16. </w:t>
      </w:r>
      <w:r w:rsidR="00333D74">
        <w:rPr>
          <w:rFonts w:ascii="Times New Roman" w:hAnsi="Times New Roman"/>
        </w:rPr>
        <w:t>ssh connection trial with Raspberry Pi</w:t>
      </w:r>
      <w:r w:rsidR="00483528">
        <w:rPr>
          <w:rFonts w:ascii="Times New Roman" w:hAnsi="Times New Roman"/>
        </w:rPr>
        <w:t xml:space="preserve"> and </w:t>
      </w:r>
      <w:proofErr w:type="spellStart"/>
      <w:r w:rsidR="00483528">
        <w:rPr>
          <w:rFonts w:ascii="Times New Roman" w:hAnsi="Times New Roman"/>
        </w:rPr>
        <w:t>Pavlok</w:t>
      </w:r>
      <w:proofErr w:type="spellEnd"/>
      <w:r w:rsidR="00483528">
        <w:rPr>
          <w:rFonts w:ascii="Times New Roman" w:hAnsi="Times New Roman"/>
        </w:rPr>
        <w:t xml:space="preserve"> 2</w:t>
      </w:r>
    </w:p>
    <w:p w14:paraId="3BF6925F" w14:textId="77777777" w:rsidR="00D717CF" w:rsidRPr="00DA6205" w:rsidRDefault="00D717CF" w:rsidP="00D717CF">
      <w:pPr>
        <w:jc w:val="center"/>
        <w:rPr>
          <w:rFonts w:ascii="Times New Roman" w:hAnsi="Times New Roman"/>
        </w:rPr>
      </w:pPr>
    </w:p>
    <w:p w14:paraId="35E3067E" w14:textId="77777777" w:rsidR="0045592A" w:rsidRPr="00DA6205" w:rsidRDefault="0045592A" w:rsidP="00D717CF">
      <w:pPr>
        <w:jc w:val="center"/>
        <w:rPr>
          <w:rFonts w:ascii="Times New Roman" w:hAnsi="Times New Roman"/>
        </w:rPr>
      </w:pPr>
    </w:p>
    <w:p w14:paraId="020E771C" w14:textId="288A6DE9" w:rsidR="00D717CF" w:rsidRPr="00DA6205" w:rsidRDefault="00F83700" w:rsidP="00D717CF">
      <w:pPr>
        <w:jc w:val="center"/>
        <w:rPr>
          <w:rFonts w:ascii="Times New Roman" w:hAnsi="Times New Roman"/>
        </w:rPr>
      </w:pPr>
      <w:r w:rsidRPr="00DA6205">
        <w:rPr>
          <w:rFonts w:ascii="Times New Roman" w:hAnsi="Times New Roman"/>
          <w:noProof/>
        </w:rPr>
        <w:lastRenderedPageBreak/>
        <w:drawing>
          <wp:inline distT="0" distB="0" distL="0" distR="0" wp14:anchorId="1192F301" wp14:editId="1E6A7264">
            <wp:extent cx="5581015" cy="2927350"/>
            <wp:effectExtent l="0" t="0" r="635" b="6350"/>
            <wp:docPr id="21788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4571" name=""/>
                    <pic:cNvPicPr/>
                  </pic:nvPicPr>
                  <pic:blipFill>
                    <a:blip r:embed="rId30"/>
                    <a:stretch>
                      <a:fillRect/>
                    </a:stretch>
                  </pic:blipFill>
                  <pic:spPr>
                    <a:xfrm>
                      <a:off x="0" y="0"/>
                      <a:ext cx="5581015" cy="2927350"/>
                    </a:xfrm>
                    <a:prstGeom prst="rect">
                      <a:avLst/>
                    </a:prstGeom>
                  </pic:spPr>
                </pic:pic>
              </a:graphicData>
            </a:graphic>
          </wp:inline>
        </w:drawing>
      </w:r>
    </w:p>
    <w:p w14:paraId="6B7B1E12" w14:textId="5981DDFE" w:rsidR="00D717CF" w:rsidRPr="00DA6205" w:rsidRDefault="00D717CF" w:rsidP="00D717CF">
      <w:pPr>
        <w:jc w:val="center"/>
        <w:rPr>
          <w:rFonts w:ascii="Times New Roman" w:hAnsi="Times New Roman"/>
        </w:rPr>
      </w:pPr>
      <w:r w:rsidRPr="00DA6205">
        <w:rPr>
          <w:rFonts w:ascii="Times New Roman" w:hAnsi="Times New Roman"/>
        </w:rPr>
        <w:t>Figure 17.</w:t>
      </w:r>
      <w:r w:rsidR="00483528">
        <w:rPr>
          <w:rFonts w:ascii="Times New Roman" w:hAnsi="Times New Roman"/>
        </w:rPr>
        <w:t xml:space="preserve"> Successful API pathway between Raspberry and </w:t>
      </w:r>
      <w:proofErr w:type="spellStart"/>
      <w:r w:rsidR="00483528">
        <w:rPr>
          <w:rFonts w:ascii="Times New Roman" w:hAnsi="Times New Roman"/>
        </w:rPr>
        <w:t>Pavlok</w:t>
      </w:r>
      <w:proofErr w:type="spellEnd"/>
      <w:r w:rsidR="00483528">
        <w:rPr>
          <w:rFonts w:ascii="Times New Roman" w:hAnsi="Times New Roman"/>
        </w:rPr>
        <w:t xml:space="preserve"> 2</w:t>
      </w:r>
    </w:p>
    <w:p w14:paraId="0A8EDA84" w14:textId="77777777" w:rsidR="00D23F74" w:rsidRPr="00DA6205" w:rsidRDefault="00D23F74" w:rsidP="00D23F74">
      <w:pPr>
        <w:rPr>
          <w:rFonts w:ascii="Times New Roman" w:hAnsi="Times New Roman"/>
        </w:rPr>
      </w:pPr>
    </w:p>
    <w:p w14:paraId="0EED2B4A" w14:textId="77777777" w:rsidR="0045592A" w:rsidRPr="00DA6205" w:rsidRDefault="0045592A" w:rsidP="00D23F74">
      <w:pPr>
        <w:rPr>
          <w:rFonts w:ascii="Times New Roman" w:hAnsi="Times New Roman"/>
        </w:rPr>
      </w:pPr>
    </w:p>
    <w:p w14:paraId="6B232B84" w14:textId="10F1BEB0" w:rsidR="0045592A" w:rsidRPr="00DA6205" w:rsidRDefault="00AF7B8E" w:rsidP="00AF7B8E">
      <w:pPr>
        <w:rPr>
          <w:rFonts w:ascii="Times New Roman" w:hAnsi="Times New Roman"/>
        </w:rPr>
      </w:pPr>
      <w:r w:rsidRPr="00DA6205">
        <w:rPr>
          <w:rFonts w:ascii="Times New Roman" w:hAnsi="Times New Roman"/>
        </w:rPr>
        <w:t xml:space="preserve">Through configuring and running a background Python </w:t>
      </w:r>
      <w:r w:rsidR="00305464" w:rsidRPr="00DA6205">
        <w:rPr>
          <w:rFonts w:ascii="Times New Roman" w:hAnsi="Times New Roman"/>
        </w:rPr>
        <w:t xml:space="preserve">daemon on the Raspberry Pi 3 Model A+, </w:t>
      </w:r>
      <w:r w:rsidR="00D23F74" w:rsidRPr="00DA6205">
        <w:rPr>
          <w:rFonts w:ascii="Times New Roman" w:hAnsi="Times New Roman"/>
        </w:rPr>
        <w:t>it validated the</w:t>
      </w:r>
      <w:r w:rsidR="00600282" w:rsidRPr="00DA6205">
        <w:rPr>
          <w:rFonts w:ascii="Times New Roman" w:hAnsi="Times New Roman"/>
        </w:rPr>
        <w:t xml:space="preserve"> API pathway with the captured snore-like audio </w:t>
      </w:r>
      <w:r w:rsidR="00E2137D" w:rsidRPr="00DA6205">
        <w:rPr>
          <w:rFonts w:ascii="Times New Roman" w:hAnsi="Times New Roman"/>
        </w:rPr>
        <w:t>from the I2S Microphone Module</w:t>
      </w:r>
      <w:r w:rsidR="00BE25F0" w:rsidRPr="00DA6205">
        <w:rPr>
          <w:rFonts w:ascii="Times New Roman" w:hAnsi="Times New Roman"/>
        </w:rPr>
        <w:t xml:space="preserve"> successfully triggered the </w:t>
      </w:r>
      <w:proofErr w:type="spellStart"/>
      <w:r w:rsidR="00BE25F0" w:rsidRPr="00DA6205">
        <w:rPr>
          <w:rFonts w:ascii="Times New Roman" w:hAnsi="Times New Roman"/>
        </w:rPr>
        <w:t>Pavlok</w:t>
      </w:r>
      <w:proofErr w:type="spellEnd"/>
      <w:r w:rsidR="00BE25F0" w:rsidRPr="00DA6205">
        <w:rPr>
          <w:rFonts w:ascii="Times New Roman" w:hAnsi="Times New Roman"/>
        </w:rPr>
        <w:t xml:space="preserve"> beep stimulus.</w:t>
      </w:r>
    </w:p>
    <w:p w14:paraId="50D56AEB" w14:textId="77777777" w:rsidR="00D03BD5" w:rsidRPr="00DA6205" w:rsidRDefault="00D03BD5" w:rsidP="00AF7B8E">
      <w:pPr>
        <w:rPr>
          <w:rFonts w:ascii="Times New Roman" w:hAnsi="Times New Roman"/>
        </w:rPr>
      </w:pPr>
    </w:p>
    <w:p w14:paraId="39740E7B" w14:textId="061C1475" w:rsidR="003440E6" w:rsidRPr="00DA6205" w:rsidRDefault="003440E6" w:rsidP="00F97104">
      <w:pPr>
        <w:pStyle w:val="ListParagraph"/>
        <w:numPr>
          <w:ilvl w:val="2"/>
          <w:numId w:val="2"/>
        </w:numPr>
        <w:rPr>
          <w:rFonts w:ascii="Times New Roman" w:hAnsi="Times New Roman"/>
        </w:rPr>
      </w:pPr>
      <w:r w:rsidRPr="00DA6205">
        <w:rPr>
          <w:rFonts w:ascii="Times New Roman" w:hAnsi="Times New Roman"/>
        </w:rPr>
        <w:t>ESP32 XC3800</w:t>
      </w:r>
    </w:p>
    <w:p w14:paraId="7B49DAD5" w14:textId="377B7D88" w:rsidR="0045592A" w:rsidRPr="00DA6205" w:rsidRDefault="00517358" w:rsidP="0045592A">
      <w:pPr>
        <w:rPr>
          <w:rFonts w:ascii="Times New Roman" w:hAnsi="Times New Roman"/>
        </w:rPr>
      </w:pPr>
      <w:r w:rsidRPr="00DA6205">
        <w:rPr>
          <w:rFonts w:ascii="Times New Roman" w:hAnsi="Times New Roman"/>
        </w:rPr>
        <w:t>The ESP32 XC3800 was considered for its low-power operation</w:t>
      </w:r>
      <w:r w:rsidR="00115450" w:rsidRPr="00DA6205">
        <w:rPr>
          <w:rFonts w:ascii="Times New Roman" w:hAnsi="Times New Roman"/>
        </w:rPr>
        <w:t xml:space="preserve"> and substantial </w:t>
      </w:r>
      <w:r w:rsidR="00734A88" w:rsidRPr="00DA6205">
        <w:rPr>
          <w:rFonts w:ascii="Times New Roman" w:hAnsi="Times New Roman"/>
        </w:rPr>
        <w:t>processing and memory capabilities.</w:t>
      </w:r>
    </w:p>
    <w:p w14:paraId="6231A1AE" w14:textId="77777777" w:rsidR="00734A88" w:rsidRPr="00DA6205" w:rsidRDefault="00734A88" w:rsidP="0045592A">
      <w:pPr>
        <w:rPr>
          <w:rFonts w:ascii="Times New Roman" w:hAnsi="Times New Roman"/>
        </w:rPr>
      </w:pPr>
    </w:p>
    <w:p w14:paraId="1C82B765" w14:textId="2012FF27" w:rsidR="00734A88" w:rsidRPr="00DA6205" w:rsidRDefault="00734A88" w:rsidP="0045592A">
      <w:pPr>
        <w:rPr>
          <w:rFonts w:ascii="Times New Roman" w:hAnsi="Times New Roman"/>
        </w:rPr>
      </w:pPr>
      <w:r w:rsidRPr="00DA6205">
        <w:rPr>
          <w:rFonts w:ascii="Times New Roman" w:hAnsi="Times New Roman"/>
        </w:rPr>
        <w:t>However, not much work was done with it</w:t>
      </w:r>
      <w:r w:rsidR="00992DD2" w:rsidRPr="00DA6205">
        <w:rPr>
          <w:rFonts w:ascii="Times New Roman" w:hAnsi="Times New Roman"/>
        </w:rPr>
        <w:t xml:space="preserve"> as I obtained it </w:t>
      </w:r>
      <w:r w:rsidR="00384164" w:rsidRPr="00DA6205">
        <w:rPr>
          <w:rFonts w:ascii="Times New Roman" w:hAnsi="Times New Roman"/>
        </w:rPr>
        <w:t xml:space="preserve">late due to </w:t>
      </w:r>
      <w:r w:rsidR="00A20ED4" w:rsidRPr="00DA6205">
        <w:rPr>
          <w:rFonts w:ascii="Times New Roman" w:hAnsi="Times New Roman"/>
        </w:rPr>
        <w:t>prolonged delivery.</w:t>
      </w:r>
    </w:p>
    <w:p w14:paraId="2C09AF91" w14:textId="77777777" w:rsidR="00A20ED4" w:rsidRPr="00DA6205" w:rsidRDefault="00A20ED4" w:rsidP="0045592A">
      <w:pPr>
        <w:rPr>
          <w:rFonts w:ascii="Times New Roman" w:hAnsi="Times New Roman"/>
        </w:rPr>
      </w:pPr>
    </w:p>
    <w:p w14:paraId="0E1E34CD" w14:textId="0163245D" w:rsidR="000361E9" w:rsidRPr="00DA6205" w:rsidRDefault="000361E9" w:rsidP="00964522">
      <w:pPr>
        <w:pStyle w:val="ListParagraph"/>
        <w:numPr>
          <w:ilvl w:val="1"/>
          <w:numId w:val="2"/>
        </w:numPr>
        <w:rPr>
          <w:rFonts w:ascii="Times New Roman" w:hAnsi="Times New Roman"/>
        </w:rPr>
      </w:pPr>
      <w:r w:rsidRPr="00DA6205">
        <w:rPr>
          <w:rFonts w:ascii="Times New Roman" w:hAnsi="Times New Roman"/>
        </w:rPr>
        <w:t>Communication</w:t>
      </w:r>
      <w:r w:rsidR="00AA2235" w:rsidRPr="00DA6205">
        <w:rPr>
          <w:rFonts w:ascii="Times New Roman" w:hAnsi="Times New Roman"/>
        </w:rPr>
        <w:t xml:space="preserve"> pathways and Integration Failures</w:t>
      </w:r>
    </w:p>
    <w:p w14:paraId="601A4B4B" w14:textId="50B5DBB7" w:rsidR="00A20ED4" w:rsidRPr="00DA6205" w:rsidRDefault="00353195" w:rsidP="00A20ED4">
      <w:pPr>
        <w:pStyle w:val="ListParagraph"/>
        <w:numPr>
          <w:ilvl w:val="2"/>
          <w:numId w:val="2"/>
        </w:numPr>
        <w:rPr>
          <w:rFonts w:ascii="Times New Roman" w:hAnsi="Times New Roman"/>
        </w:rPr>
      </w:pPr>
      <w:r w:rsidRPr="00DA6205">
        <w:rPr>
          <w:rFonts w:ascii="Times New Roman" w:hAnsi="Times New Roman"/>
        </w:rPr>
        <w:t>Cloud REST API Pathway (Successful Validation)</w:t>
      </w:r>
    </w:p>
    <w:p w14:paraId="7F741109" w14:textId="32F3A71D" w:rsidR="00D30963" w:rsidRPr="00DA6205" w:rsidRDefault="0096440F" w:rsidP="0096440F">
      <w:pPr>
        <w:rPr>
          <w:rFonts w:ascii="Times New Roman" w:hAnsi="Times New Roman"/>
        </w:rPr>
      </w:pPr>
      <w:r w:rsidRPr="00DA6205">
        <w:rPr>
          <w:rFonts w:ascii="Times New Roman" w:hAnsi="Times New Roman"/>
        </w:rPr>
        <w:t xml:space="preserve">The official development </w:t>
      </w:r>
      <w:r w:rsidR="0023547C" w:rsidRPr="00DA6205">
        <w:rPr>
          <w:rFonts w:ascii="Times New Roman" w:hAnsi="Times New Roman"/>
        </w:rPr>
        <w:t xml:space="preserve">published by </w:t>
      </w:r>
      <w:proofErr w:type="spellStart"/>
      <w:r w:rsidR="0023547C" w:rsidRPr="00DA6205">
        <w:rPr>
          <w:rFonts w:ascii="Times New Roman" w:hAnsi="Times New Roman"/>
        </w:rPr>
        <w:t>Pavlok</w:t>
      </w:r>
      <w:proofErr w:type="spellEnd"/>
      <w:r w:rsidR="00804007" w:rsidRPr="00DA6205">
        <w:rPr>
          <w:rFonts w:ascii="Times New Roman" w:hAnsi="Times New Roman"/>
        </w:rPr>
        <w:t xml:space="preserve"> allows for developers to make use and tinker with its wearables</w:t>
      </w:r>
      <w:r w:rsidR="00750769" w:rsidRPr="00DA6205">
        <w:rPr>
          <w:rFonts w:ascii="Times New Roman" w:hAnsi="Times New Roman"/>
        </w:rPr>
        <w:t xml:space="preserve">. By issuing a HTTP POST request to </w:t>
      </w:r>
      <w:r w:rsidR="00750769" w:rsidRPr="00DA6205">
        <w:rPr>
          <w:rFonts w:ascii="Times New Roman" w:hAnsi="Times New Roman"/>
          <w:i/>
          <w:iCs/>
        </w:rPr>
        <w:t>https:</w:t>
      </w:r>
      <w:r w:rsidR="009351BC" w:rsidRPr="00DA6205">
        <w:rPr>
          <w:rFonts w:ascii="Times New Roman" w:hAnsi="Times New Roman"/>
          <w:i/>
          <w:iCs/>
        </w:rPr>
        <w:t>//</w:t>
      </w:r>
      <w:r w:rsidR="00750769" w:rsidRPr="00DA6205">
        <w:rPr>
          <w:rFonts w:ascii="Times New Roman" w:hAnsi="Times New Roman"/>
          <w:i/>
          <w:iCs/>
        </w:rPr>
        <w:t>api.pavlok.com/api/v5/stimulus</w:t>
      </w:r>
      <w:r w:rsidR="00255BD1" w:rsidRPr="00DA6205">
        <w:rPr>
          <w:rFonts w:ascii="Times New Roman" w:hAnsi="Times New Roman"/>
        </w:rPr>
        <w:t xml:space="preserve"> using OAuth 2.0 bearer tokens, protocols can be executed.</w:t>
      </w:r>
      <w:r w:rsidR="00DB7D01" w:rsidRPr="00DA6205">
        <w:rPr>
          <w:rFonts w:ascii="Times New Roman" w:hAnsi="Times New Roman"/>
        </w:rPr>
        <w:t xml:space="preserve"> </w:t>
      </w:r>
      <w:r w:rsidR="00D30963" w:rsidRPr="00DA6205">
        <w:rPr>
          <w:rFonts w:ascii="Times New Roman" w:hAnsi="Times New Roman"/>
        </w:rPr>
        <w:t xml:space="preserve">Payload verification was also established via </w:t>
      </w:r>
      <w:r w:rsidR="00A83A4C" w:rsidRPr="00DA6205">
        <w:rPr>
          <w:rFonts w:ascii="Times New Roman" w:hAnsi="Times New Roman"/>
        </w:rPr>
        <w:t>triggering of haptic feedback (beep, vibe, zap).</w:t>
      </w:r>
      <w:r w:rsidR="00DB7D01" w:rsidRPr="00DA6205">
        <w:rPr>
          <w:rFonts w:ascii="Times New Roman" w:hAnsi="Times New Roman"/>
        </w:rPr>
        <w:t xml:space="preserve"> Operational results are positive, delivering 100% actuation reliability whenever Wi-Fi was present, which verifie</w:t>
      </w:r>
      <w:r w:rsidR="004F18B2" w:rsidRPr="00DA6205">
        <w:rPr>
          <w:rFonts w:ascii="Times New Roman" w:hAnsi="Times New Roman"/>
        </w:rPr>
        <w:t>d</w:t>
      </w:r>
      <w:r w:rsidR="00DB7D01" w:rsidRPr="00DA6205">
        <w:rPr>
          <w:rFonts w:ascii="Times New Roman" w:hAnsi="Times New Roman"/>
        </w:rPr>
        <w:t xml:space="preserve"> complete closed-loop functionality.</w:t>
      </w:r>
    </w:p>
    <w:p w14:paraId="4ABC2B39" w14:textId="77777777" w:rsidR="00DB7D01" w:rsidRPr="00DA6205" w:rsidRDefault="00DB7D01" w:rsidP="0096440F">
      <w:pPr>
        <w:rPr>
          <w:rFonts w:ascii="Times New Roman" w:hAnsi="Times New Roman"/>
        </w:rPr>
      </w:pPr>
    </w:p>
    <w:p w14:paraId="7BC9E31C" w14:textId="30541E2B" w:rsidR="00353195" w:rsidRPr="00DA6205" w:rsidRDefault="00353195" w:rsidP="00A20ED4">
      <w:pPr>
        <w:pStyle w:val="ListParagraph"/>
        <w:numPr>
          <w:ilvl w:val="2"/>
          <w:numId w:val="2"/>
        </w:numPr>
        <w:rPr>
          <w:rFonts w:ascii="Times New Roman" w:hAnsi="Times New Roman"/>
        </w:rPr>
      </w:pPr>
      <w:r w:rsidRPr="00DA6205">
        <w:rPr>
          <w:rFonts w:ascii="Times New Roman" w:hAnsi="Times New Roman"/>
        </w:rPr>
        <w:t>Direct BLE GATT Pathway (Technical Failure Analysis)</w:t>
      </w:r>
    </w:p>
    <w:p w14:paraId="15BD9FC7" w14:textId="4C9B373E" w:rsidR="00D03BD5" w:rsidRPr="00DA6205" w:rsidRDefault="00D03BD5" w:rsidP="00D03BD5">
      <w:pPr>
        <w:rPr>
          <w:rFonts w:ascii="Times New Roman" w:hAnsi="Times New Roman"/>
        </w:rPr>
      </w:pPr>
      <w:r w:rsidRPr="00DA6205">
        <w:rPr>
          <w:rFonts w:ascii="Times New Roman" w:hAnsi="Times New Roman"/>
        </w:rPr>
        <w:t>However, it faced issues when trying t</w:t>
      </w:r>
      <w:r w:rsidR="00A627ED" w:rsidRPr="00DA6205">
        <w:rPr>
          <w:rFonts w:ascii="Times New Roman" w:hAnsi="Times New Roman"/>
        </w:rPr>
        <w:t>o execute GATT service discovery using</w:t>
      </w:r>
      <w:r w:rsidR="00C87733" w:rsidRPr="00DA6205">
        <w:rPr>
          <w:rFonts w:ascii="Times New Roman" w:hAnsi="Times New Roman"/>
        </w:rPr>
        <w:t xml:space="preserve"> Python (bleak)</w:t>
      </w:r>
      <w:r w:rsidRPr="00DA6205">
        <w:rPr>
          <w:rFonts w:ascii="Times New Roman" w:hAnsi="Times New Roman"/>
        </w:rPr>
        <w:t xml:space="preserve">. The Raspberry Pi Model 3 A+ would often face issues discovering the BLE broadcast of the </w:t>
      </w:r>
      <w:proofErr w:type="spellStart"/>
      <w:r w:rsidRPr="00DA6205">
        <w:rPr>
          <w:rFonts w:ascii="Times New Roman" w:hAnsi="Times New Roman"/>
        </w:rPr>
        <w:t>Pavlok</w:t>
      </w:r>
      <w:proofErr w:type="spellEnd"/>
      <w:r w:rsidRPr="00DA6205">
        <w:rPr>
          <w:rFonts w:ascii="Times New Roman" w:hAnsi="Times New Roman"/>
        </w:rPr>
        <w:t xml:space="preserve"> wearables (both </w:t>
      </w:r>
      <w:proofErr w:type="spellStart"/>
      <w:r w:rsidRPr="00DA6205">
        <w:rPr>
          <w:rFonts w:ascii="Times New Roman" w:hAnsi="Times New Roman"/>
        </w:rPr>
        <w:t>Pavlok</w:t>
      </w:r>
      <w:proofErr w:type="spellEnd"/>
      <w:r w:rsidRPr="00DA6205">
        <w:rPr>
          <w:rFonts w:ascii="Times New Roman" w:hAnsi="Times New Roman"/>
        </w:rPr>
        <w:t xml:space="preserve"> 2 and </w:t>
      </w:r>
      <w:proofErr w:type="spellStart"/>
      <w:r w:rsidRPr="00DA6205">
        <w:rPr>
          <w:rFonts w:ascii="Times New Roman" w:hAnsi="Times New Roman"/>
        </w:rPr>
        <w:t>Pavlok</w:t>
      </w:r>
      <w:proofErr w:type="spellEnd"/>
      <w:r w:rsidRPr="00DA6205">
        <w:rPr>
          <w:rFonts w:ascii="Times New Roman" w:hAnsi="Times New Roman"/>
        </w:rPr>
        <w:t xml:space="preserve"> 3). Though when it does discover it, the next bottleneck was the failure to connect. Methods of remedy included targeting the specific</w:t>
      </w:r>
      <w:r w:rsidR="00A26EF9" w:rsidRPr="00DA6205">
        <w:rPr>
          <w:rFonts w:ascii="Times New Roman" w:hAnsi="Times New Roman"/>
        </w:rPr>
        <w:t xml:space="preserve"> </w:t>
      </w:r>
      <w:r w:rsidR="0019102A" w:rsidRPr="00DA6205">
        <w:rPr>
          <w:rFonts w:ascii="Times New Roman" w:hAnsi="Times New Roman"/>
        </w:rPr>
        <w:t xml:space="preserve">GATT </w:t>
      </w:r>
      <w:r w:rsidR="00A26EF9" w:rsidRPr="00DA6205">
        <w:rPr>
          <w:rFonts w:ascii="Times New Roman" w:hAnsi="Times New Roman"/>
        </w:rPr>
        <w:t xml:space="preserve">characteristic </w:t>
      </w:r>
      <w:r w:rsidRPr="00DA6205">
        <w:rPr>
          <w:rFonts w:ascii="Times New Roman" w:hAnsi="Times New Roman"/>
        </w:rPr>
        <w:t>UUIDs</w:t>
      </w:r>
      <w:r w:rsidR="0019102A" w:rsidRPr="00DA6205">
        <w:rPr>
          <w:rFonts w:ascii="Times New Roman" w:hAnsi="Times New Roman"/>
        </w:rPr>
        <w:t xml:space="preserve"> </w:t>
      </w:r>
      <w:r w:rsidRPr="00DA6205">
        <w:rPr>
          <w:rFonts w:ascii="Times New Roman" w:hAnsi="Times New Roman"/>
        </w:rPr>
        <w:t xml:space="preserve">of the </w:t>
      </w:r>
      <w:proofErr w:type="spellStart"/>
      <w:r w:rsidRPr="00DA6205">
        <w:rPr>
          <w:rFonts w:ascii="Times New Roman" w:hAnsi="Times New Roman"/>
        </w:rPr>
        <w:t>Pavlok</w:t>
      </w:r>
      <w:proofErr w:type="spellEnd"/>
      <w:r w:rsidRPr="00DA6205">
        <w:rPr>
          <w:rFonts w:ascii="Times New Roman" w:hAnsi="Times New Roman"/>
        </w:rPr>
        <w:t xml:space="preserve"> wearable</w:t>
      </w:r>
      <w:r w:rsidR="0019102A" w:rsidRPr="00DA6205">
        <w:rPr>
          <w:rFonts w:ascii="Times New Roman" w:hAnsi="Times New Roman"/>
        </w:rPr>
        <w:t>s</w:t>
      </w:r>
      <w:r w:rsidR="00BC5056" w:rsidRPr="00DA6205">
        <w:rPr>
          <w:rFonts w:ascii="Times New Roman" w:hAnsi="Times New Roman"/>
        </w:rPr>
        <w:t xml:space="preserve"> by scanning for them</w:t>
      </w:r>
      <w:r w:rsidR="00B74DBC" w:rsidRPr="00DA6205">
        <w:rPr>
          <w:rFonts w:ascii="Times New Roman" w:hAnsi="Times New Roman"/>
        </w:rPr>
        <w:t xml:space="preserve"> using </w:t>
      </w:r>
      <w:proofErr w:type="spellStart"/>
      <w:r w:rsidR="00B74DBC" w:rsidRPr="00DA6205">
        <w:rPr>
          <w:rFonts w:ascii="Times New Roman" w:hAnsi="Times New Roman"/>
        </w:rPr>
        <w:t>nrf</w:t>
      </w:r>
      <w:proofErr w:type="spellEnd"/>
      <w:r w:rsidR="008154B1" w:rsidRPr="00DA6205">
        <w:rPr>
          <w:rFonts w:ascii="Times New Roman" w:hAnsi="Times New Roman"/>
        </w:rPr>
        <w:t xml:space="preserve"> Connect</w:t>
      </w:r>
      <w:r w:rsidR="00767B15" w:rsidRPr="00DA6205">
        <w:rPr>
          <w:rFonts w:ascii="Times New Roman" w:hAnsi="Times New Roman"/>
        </w:rPr>
        <w:t xml:space="preserve"> APP.</w:t>
      </w:r>
      <w:r w:rsidRPr="00DA6205">
        <w:rPr>
          <w:rFonts w:ascii="Times New Roman" w:hAnsi="Times New Roman"/>
        </w:rPr>
        <w:t xml:space="preserve"> </w:t>
      </w:r>
      <w:r w:rsidR="0016206A" w:rsidRPr="00DA6205">
        <w:rPr>
          <w:rFonts w:ascii="Times New Roman" w:hAnsi="Times New Roman"/>
        </w:rPr>
        <w:t xml:space="preserve">After debugging and further research, the conclusion was that the </w:t>
      </w:r>
      <w:proofErr w:type="spellStart"/>
      <w:r w:rsidR="0016206A" w:rsidRPr="00DA6205">
        <w:rPr>
          <w:rFonts w:ascii="Times New Roman" w:hAnsi="Times New Roman"/>
        </w:rPr>
        <w:t>Pavlok</w:t>
      </w:r>
      <w:proofErr w:type="spellEnd"/>
      <w:r w:rsidR="0016206A" w:rsidRPr="00DA6205">
        <w:rPr>
          <w:rFonts w:ascii="Times New Roman" w:hAnsi="Times New Roman"/>
        </w:rPr>
        <w:t xml:space="preserve"> wearables may have </w:t>
      </w:r>
      <w:r w:rsidR="002D15F8" w:rsidRPr="00DA6205">
        <w:rPr>
          <w:rFonts w:ascii="Times New Roman" w:hAnsi="Times New Roman"/>
        </w:rPr>
        <w:t>proprietary encryption protocols. This meant that they require proprietary handshake sequence</w:t>
      </w:r>
      <w:r w:rsidR="0013156A" w:rsidRPr="00DA6205">
        <w:rPr>
          <w:rFonts w:ascii="Times New Roman" w:hAnsi="Times New Roman"/>
        </w:rPr>
        <w:t xml:space="preserve">s for a successful pairing and </w:t>
      </w:r>
      <w:r w:rsidR="00A92196" w:rsidRPr="00DA6205">
        <w:rPr>
          <w:rFonts w:ascii="Times New Roman" w:hAnsi="Times New Roman"/>
        </w:rPr>
        <w:t xml:space="preserve">this GATT characteristic write protocols </w:t>
      </w:r>
      <w:r w:rsidR="00151C94" w:rsidRPr="00DA6205">
        <w:rPr>
          <w:rFonts w:ascii="Times New Roman" w:hAnsi="Times New Roman"/>
        </w:rPr>
        <w:t xml:space="preserve">are </w:t>
      </w:r>
      <w:r w:rsidR="006B0A5A" w:rsidRPr="00DA6205">
        <w:rPr>
          <w:rFonts w:ascii="Times New Roman" w:hAnsi="Times New Roman"/>
        </w:rPr>
        <w:t xml:space="preserve">publicly </w:t>
      </w:r>
      <w:r w:rsidR="00151C94" w:rsidRPr="00DA6205">
        <w:rPr>
          <w:rFonts w:ascii="Times New Roman" w:hAnsi="Times New Roman"/>
        </w:rPr>
        <w:t xml:space="preserve">undocumented by </w:t>
      </w:r>
      <w:proofErr w:type="spellStart"/>
      <w:r w:rsidR="00151C94" w:rsidRPr="00DA6205">
        <w:rPr>
          <w:rFonts w:ascii="Times New Roman" w:hAnsi="Times New Roman"/>
        </w:rPr>
        <w:t>Pavlok</w:t>
      </w:r>
      <w:proofErr w:type="spellEnd"/>
      <w:r w:rsidR="006B0A5A" w:rsidRPr="00DA6205">
        <w:rPr>
          <w:rFonts w:ascii="Times New Roman" w:hAnsi="Times New Roman"/>
        </w:rPr>
        <w:t xml:space="preserve">. </w:t>
      </w:r>
      <w:r w:rsidR="00710726" w:rsidRPr="00DA6205">
        <w:rPr>
          <w:rFonts w:ascii="Times New Roman" w:hAnsi="Times New Roman"/>
        </w:rPr>
        <w:t>It was then inferred that</w:t>
      </w:r>
      <w:r w:rsidR="006B0A5A" w:rsidRPr="00DA6205">
        <w:rPr>
          <w:rFonts w:ascii="Times New Roman" w:hAnsi="Times New Roman"/>
        </w:rPr>
        <w:t xml:space="preserve"> un-authenticated third-party BLE control </w:t>
      </w:r>
      <w:r w:rsidR="004772F4" w:rsidRPr="00DA6205">
        <w:rPr>
          <w:rFonts w:ascii="Times New Roman" w:hAnsi="Times New Roman"/>
        </w:rPr>
        <w:t xml:space="preserve">was </w:t>
      </w:r>
      <w:r w:rsidR="00605FF3" w:rsidRPr="00DA6205">
        <w:rPr>
          <w:rFonts w:ascii="Times New Roman" w:hAnsi="Times New Roman"/>
        </w:rPr>
        <w:t>highly impossible</w:t>
      </w:r>
      <w:r w:rsidR="006B0A5A" w:rsidRPr="00DA6205">
        <w:rPr>
          <w:rFonts w:ascii="Times New Roman" w:hAnsi="Times New Roman"/>
        </w:rPr>
        <w:t xml:space="preserve"> without official firmware access.</w:t>
      </w:r>
    </w:p>
    <w:p w14:paraId="76322DA7" w14:textId="0C46DDF4" w:rsidR="004F18B2" w:rsidRPr="00DA6205" w:rsidRDefault="004F18B2" w:rsidP="004F18B2">
      <w:pPr>
        <w:rPr>
          <w:rFonts w:ascii="Times New Roman" w:hAnsi="Times New Roman"/>
        </w:rPr>
      </w:pPr>
    </w:p>
    <w:p w14:paraId="0A2DF05D" w14:textId="23E1C7EA" w:rsidR="00AA2235" w:rsidRPr="00DA6205" w:rsidRDefault="0039781F" w:rsidP="00964522">
      <w:pPr>
        <w:pStyle w:val="ListParagraph"/>
        <w:numPr>
          <w:ilvl w:val="1"/>
          <w:numId w:val="2"/>
        </w:numPr>
        <w:rPr>
          <w:rFonts w:ascii="Times New Roman" w:hAnsi="Times New Roman"/>
        </w:rPr>
      </w:pPr>
      <w:r w:rsidRPr="00DA6205">
        <w:rPr>
          <w:rFonts w:ascii="Times New Roman" w:hAnsi="Times New Roman"/>
        </w:rPr>
        <w:t>Privacy Design and Telemetry Logging Pipeline</w:t>
      </w:r>
    </w:p>
    <w:p w14:paraId="7FE63341" w14:textId="6A26D193" w:rsidR="00605FF3" w:rsidRPr="00DA6205" w:rsidRDefault="005A5F01" w:rsidP="005A5F01">
      <w:pPr>
        <w:rPr>
          <w:rFonts w:ascii="Times New Roman" w:hAnsi="Times New Roman"/>
        </w:rPr>
      </w:pPr>
      <w:r w:rsidRPr="00DA6205">
        <w:rPr>
          <w:rFonts w:ascii="Times New Roman" w:hAnsi="Times New Roman"/>
        </w:rPr>
        <w:t>To address bedroom privacy concerns identified in literature</w:t>
      </w:r>
      <w:r w:rsidR="00C71F07" w:rsidRPr="00DA6205">
        <w:rPr>
          <w:rFonts w:ascii="Times New Roman" w:hAnsi="Times New Roman"/>
        </w:rPr>
        <w:t>, privacy-by-design was implemented.</w:t>
      </w:r>
    </w:p>
    <w:p w14:paraId="184A4005" w14:textId="77777777" w:rsidR="00C71F07" w:rsidRPr="00DA6205" w:rsidRDefault="00C71F07" w:rsidP="005A5F01">
      <w:pPr>
        <w:rPr>
          <w:rFonts w:ascii="Times New Roman" w:hAnsi="Times New Roman"/>
        </w:rPr>
      </w:pPr>
    </w:p>
    <w:p w14:paraId="1365013B" w14:textId="270B664A" w:rsidR="00C71F07" w:rsidRPr="00DA6205" w:rsidRDefault="00C71F07" w:rsidP="005A5F01">
      <w:pPr>
        <w:rPr>
          <w:rFonts w:ascii="Times New Roman" w:hAnsi="Times New Roman"/>
        </w:rPr>
      </w:pPr>
      <w:r w:rsidRPr="00DA6205">
        <w:rPr>
          <w:rFonts w:ascii="Times New Roman" w:hAnsi="Times New Roman"/>
        </w:rPr>
        <w:t xml:space="preserve">Audio sampling buffers </w:t>
      </w:r>
      <w:r w:rsidR="003077E1" w:rsidRPr="00DA6205">
        <w:rPr>
          <w:rFonts w:ascii="Times New Roman" w:hAnsi="Times New Roman"/>
        </w:rPr>
        <w:t>will only exist solely in volatile RAM memory during frame analysis. These frames then are immediately overwritten upon completion of feature processing</w:t>
      </w:r>
      <w:r w:rsidR="00EE2AA4" w:rsidRPr="00DA6205">
        <w:rPr>
          <w:rFonts w:ascii="Times New Roman" w:hAnsi="Times New Roman"/>
        </w:rPr>
        <w:t xml:space="preserve">, such that </w:t>
      </w:r>
      <w:r w:rsidR="0075158D" w:rsidRPr="00DA6205">
        <w:rPr>
          <w:rFonts w:ascii="Times New Roman" w:hAnsi="Times New Roman"/>
        </w:rPr>
        <w:t>no audio files are ever recorded, written or transmitted.</w:t>
      </w:r>
    </w:p>
    <w:p w14:paraId="29A27493" w14:textId="77777777" w:rsidR="0075158D" w:rsidRPr="00DA6205" w:rsidRDefault="0075158D" w:rsidP="005A5F01">
      <w:pPr>
        <w:rPr>
          <w:rFonts w:ascii="Times New Roman" w:hAnsi="Times New Roman"/>
        </w:rPr>
      </w:pPr>
    </w:p>
    <w:p w14:paraId="255F2334" w14:textId="4C809294" w:rsidR="006E7F73" w:rsidRPr="00DA6205" w:rsidRDefault="00491E6F" w:rsidP="00491E6F">
      <w:pPr>
        <w:jc w:val="center"/>
        <w:rPr>
          <w:rFonts w:ascii="Times New Roman" w:hAnsi="Times New Roman"/>
        </w:rPr>
      </w:pPr>
      <w:r w:rsidRPr="00DA6205">
        <w:rPr>
          <w:rFonts w:ascii="Times New Roman" w:hAnsi="Times New Roman"/>
          <w:noProof/>
        </w:rPr>
        <w:drawing>
          <wp:inline distT="0" distB="0" distL="0" distR="0" wp14:anchorId="7B841892" wp14:editId="565AB400">
            <wp:extent cx="5581015" cy="2030730"/>
            <wp:effectExtent l="0" t="0" r="635" b="7620"/>
            <wp:docPr id="70697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77489" name=""/>
                    <pic:cNvPicPr/>
                  </pic:nvPicPr>
                  <pic:blipFill>
                    <a:blip r:embed="rId31"/>
                    <a:stretch>
                      <a:fillRect/>
                    </a:stretch>
                  </pic:blipFill>
                  <pic:spPr>
                    <a:xfrm>
                      <a:off x="0" y="0"/>
                      <a:ext cx="5581015" cy="2030730"/>
                    </a:xfrm>
                    <a:prstGeom prst="rect">
                      <a:avLst/>
                    </a:prstGeom>
                  </pic:spPr>
                </pic:pic>
              </a:graphicData>
            </a:graphic>
          </wp:inline>
        </w:drawing>
      </w:r>
    </w:p>
    <w:p w14:paraId="6ACC88E0" w14:textId="4B6A56CF" w:rsidR="00491E6F" w:rsidRPr="00DA6205" w:rsidRDefault="00491E6F" w:rsidP="00491E6F">
      <w:pPr>
        <w:jc w:val="center"/>
        <w:rPr>
          <w:rFonts w:ascii="Times New Roman" w:hAnsi="Times New Roman"/>
        </w:rPr>
      </w:pPr>
      <w:r w:rsidRPr="00DA6205">
        <w:rPr>
          <w:rFonts w:ascii="Times New Roman" w:hAnsi="Times New Roman"/>
        </w:rPr>
        <w:t>Figure 18.</w:t>
      </w:r>
      <w:r w:rsidR="00483528">
        <w:rPr>
          <w:rFonts w:ascii="Times New Roman" w:hAnsi="Times New Roman"/>
        </w:rPr>
        <w:t xml:space="preserve"> Snippet of </w:t>
      </w:r>
      <w:r w:rsidR="00046269">
        <w:rPr>
          <w:rFonts w:ascii="Times New Roman" w:hAnsi="Times New Roman"/>
        </w:rPr>
        <w:t>CSV data logged</w:t>
      </w:r>
    </w:p>
    <w:p w14:paraId="70F6DA65" w14:textId="77777777" w:rsidR="00D70FC9" w:rsidRPr="00DA6205" w:rsidRDefault="00D70FC9" w:rsidP="00D70FC9">
      <w:pPr>
        <w:rPr>
          <w:rFonts w:ascii="Times New Roman" w:hAnsi="Times New Roman"/>
        </w:rPr>
      </w:pPr>
    </w:p>
    <w:p w14:paraId="3830E733" w14:textId="77AD5C81" w:rsidR="008A6317" w:rsidRPr="00DA6205" w:rsidRDefault="00D70FC9" w:rsidP="00D70FC9">
      <w:pPr>
        <w:rPr>
          <w:rFonts w:ascii="Times New Roman" w:hAnsi="Times New Roman"/>
        </w:rPr>
      </w:pPr>
      <w:r w:rsidRPr="00DA6205">
        <w:rPr>
          <w:rFonts w:ascii="Times New Roman" w:hAnsi="Times New Roman"/>
        </w:rPr>
        <w:t xml:space="preserve">Shown in Figure 18 is a snippet of </w:t>
      </w:r>
      <w:r w:rsidR="007B1D83" w:rsidRPr="00DA6205">
        <w:rPr>
          <w:rFonts w:ascii="Times New Roman" w:hAnsi="Times New Roman"/>
        </w:rPr>
        <w:t xml:space="preserve">the actual CSV telemetry log for </w:t>
      </w:r>
      <w:r w:rsidR="00C767A8" w:rsidRPr="00DA6205">
        <w:rPr>
          <w:rFonts w:ascii="Times New Roman" w:hAnsi="Times New Roman"/>
        </w:rPr>
        <w:t xml:space="preserve">post-monitoring </w:t>
      </w:r>
      <w:r w:rsidR="007B1D83" w:rsidRPr="00DA6205">
        <w:rPr>
          <w:rFonts w:ascii="Times New Roman" w:hAnsi="Times New Roman"/>
        </w:rPr>
        <w:t>snore detection analysis</w:t>
      </w:r>
      <w:r w:rsidR="00B067EB" w:rsidRPr="00DA6205">
        <w:rPr>
          <w:rFonts w:ascii="Times New Roman" w:hAnsi="Times New Roman"/>
        </w:rPr>
        <w:t xml:space="preserve">. </w:t>
      </w:r>
      <w:r w:rsidR="004D52DD" w:rsidRPr="00DA6205">
        <w:rPr>
          <w:rFonts w:ascii="Times New Roman" w:hAnsi="Times New Roman"/>
        </w:rPr>
        <w:t xml:space="preserve">This is crucial for input into understanding and </w:t>
      </w:r>
      <w:r w:rsidR="008E594B" w:rsidRPr="00DA6205">
        <w:rPr>
          <w:rFonts w:ascii="Times New Roman" w:hAnsi="Times New Roman"/>
        </w:rPr>
        <w:t>verifying positive triggers of snore</w:t>
      </w:r>
      <w:r w:rsidR="00C767A8" w:rsidRPr="00DA6205">
        <w:rPr>
          <w:rFonts w:ascii="Times New Roman" w:hAnsi="Times New Roman"/>
        </w:rPr>
        <w:t xml:space="preserve"> during the monitoring</w:t>
      </w:r>
      <w:r w:rsidR="008A6317" w:rsidRPr="00DA6205">
        <w:rPr>
          <w:rFonts w:ascii="Times New Roman" w:hAnsi="Times New Roman"/>
        </w:rPr>
        <w:t>.</w:t>
      </w:r>
    </w:p>
    <w:p w14:paraId="50C2A9D6" w14:textId="77777777" w:rsidR="008A6317" w:rsidRPr="00DA6205" w:rsidRDefault="008A6317">
      <w:pPr>
        <w:rPr>
          <w:rFonts w:ascii="Times New Roman" w:hAnsi="Times New Roman"/>
        </w:rPr>
      </w:pPr>
      <w:r w:rsidRPr="00DA6205">
        <w:rPr>
          <w:rFonts w:ascii="Times New Roman" w:hAnsi="Times New Roman"/>
        </w:rPr>
        <w:br w:type="page"/>
      </w:r>
    </w:p>
    <w:p w14:paraId="63C78104" w14:textId="6F0823ED" w:rsidR="00D70FC9" w:rsidRPr="00DA6205" w:rsidRDefault="008A6317" w:rsidP="003059C8">
      <w:pPr>
        <w:pStyle w:val="Heading1"/>
        <w:numPr>
          <w:ilvl w:val="0"/>
          <w:numId w:val="2"/>
        </w:numPr>
        <w:rPr>
          <w:rFonts w:ascii="Times New Roman" w:hAnsi="Times New Roman" w:cs="Times New Roman"/>
        </w:rPr>
      </w:pPr>
      <w:bookmarkStart w:id="13" w:name="_Toc243847582"/>
      <w:r w:rsidRPr="00DA6205">
        <w:rPr>
          <w:rFonts w:ascii="Times New Roman" w:hAnsi="Times New Roman" w:cs="Times New Roman"/>
        </w:rPr>
        <w:lastRenderedPageBreak/>
        <w:t>Results and Validation</w:t>
      </w:r>
      <w:bookmarkEnd w:id="13"/>
    </w:p>
    <w:p w14:paraId="20A172C1" w14:textId="2EF34A71" w:rsidR="003059C8" w:rsidRPr="00DA6205" w:rsidRDefault="00393B70" w:rsidP="003059C8">
      <w:pPr>
        <w:pStyle w:val="ListParagraph"/>
        <w:numPr>
          <w:ilvl w:val="1"/>
          <w:numId w:val="2"/>
        </w:numPr>
        <w:rPr>
          <w:rFonts w:ascii="Times New Roman" w:hAnsi="Times New Roman"/>
        </w:rPr>
      </w:pPr>
      <w:r w:rsidRPr="00DA6205">
        <w:rPr>
          <w:rFonts w:ascii="Times New Roman" w:hAnsi="Times New Roman"/>
        </w:rPr>
        <w:t>Experimental Setup and Evaluation Methodology</w:t>
      </w:r>
    </w:p>
    <w:p w14:paraId="07F94F3D" w14:textId="4CF02D06" w:rsidR="000A2E80" w:rsidRPr="00DA6205" w:rsidRDefault="000A2E80" w:rsidP="000A2E80">
      <w:pPr>
        <w:pStyle w:val="ListParagraph"/>
        <w:numPr>
          <w:ilvl w:val="2"/>
          <w:numId w:val="2"/>
        </w:numPr>
        <w:rPr>
          <w:rFonts w:ascii="Times New Roman" w:hAnsi="Times New Roman"/>
        </w:rPr>
      </w:pPr>
      <w:r w:rsidRPr="00DA6205">
        <w:rPr>
          <w:rFonts w:ascii="Times New Roman" w:hAnsi="Times New Roman"/>
        </w:rPr>
        <w:t>Bedside Testing Environment</w:t>
      </w:r>
    </w:p>
    <w:p w14:paraId="10AC1DC7" w14:textId="71FE47A5" w:rsidR="00E73CC4" w:rsidRPr="00DA6205" w:rsidRDefault="0089539B" w:rsidP="00E73CC4">
      <w:pPr>
        <w:rPr>
          <w:rFonts w:ascii="Times New Roman" w:hAnsi="Times New Roman"/>
        </w:rPr>
      </w:pPr>
      <w:r>
        <w:rPr>
          <w:rFonts w:ascii="Times New Roman" w:hAnsi="Times New Roman"/>
        </w:rPr>
        <w:t>Pilot t</w:t>
      </w:r>
      <w:r w:rsidR="00B2468F" w:rsidRPr="00DA6205">
        <w:rPr>
          <w:rFonts w:ascii="Times New Roman" w:hAnsi="Times New Roman"/>
        </w:rPr>
        <w:t>esting was conducted using the ‘PAVLOK SNORE’ APP</w:t>
      </w:r>
      <w:r w:rsidR="00E2566A" w:rsidRPr="00DA6205">
        <w:rPr>
          <w:rFonts w:ascii="Times New Roman" w:hAnsi="Times New Roman"/>
        </w:rPr>
        <w:t xml:space="preserve"> </w:t>
      </w:r>
      <w:r w:rsidR="005E370D" w:rsidRPr="00DA6205">
        <w:rPr>
          <w:rFonts w:ascii="Times New Roman" w:hAnsi="Times New Roman"/>
        </w:rPr>
        <w:t xml:space="preserve">on myself </w:t>
      </w:r>
      <w:r w:rsidR="00E2566A" w:rsidRPr="00DA6205">
        <w:rPr>
          <w:rFonts w:ascii="Times New Roman" w:hAnsi="Times New Roman"/>
        </w:rPr>
        <w:t xml:space="preserve">in a real-world home bedroom setting, to evaluate system performance under </w:t>
      </w:r>
      <w:r w:rsidR="001207FA" w:rsidRPr="00DA6205">
        <w:rPr>
          <w:rFonts w:ascii="Times New Roman" w:hAnsi="Times New Roman"/>
        </w:rPr>
        <w:t>unconstrained acoustic conditions.</w:t>
      </w:r>
      <w:r w:rsidR="000E7728">
        <w:rPr>
          <w:rFonts w:ascii="Times New Roman" w:hAnsi="Times New Roman"/>
        </w:rPr>
        <w:t xml:space="preserve"> </w:t>
      </w:r>
      <w:r w:rsidR="0040438A">
        <w:rPr>
          <w:rFonts w:ascii="Times New Roman" w:hAnsi="Times New Roman"/>
        </w:rPr>
        <w:t>It is</w:t>
      </w:r>
      <w:r w:rsidR="000E7728">
        <w:rPr>
          <w:rFonts w:ascii="Times New Roman" w:hAnsi="Times New Roman"/>
        </w:rPr>
        <w:t xml:space="preserve"> considered pilot testing</w:t>
      </w:r>
      <w:r w:rsidR="0040438A">
        <w:rPr>
          <w:rFonts w:ascii="Times New Roman" w:hAnsi="Times New Roman"/>
        </w:rPr>
        <w:t xml:space="preserve"> as</w:t>
      </w:r>
      <w:r w:rsidR="000E7728">
        <w:rPr>
          <w:rFonts w:ascii="Times New Roman" w:hAnsi="Times New Roman"/>
        </w:rPr>
        <w:t xml:space="preserve"> validating system workability prior to</w:t>
      </w:r>
      <w:r w:rsidR="004D55B0">
        <w:rPr>
          <w:rFonts w:ascii="Times New Roman" w:hAnsi="Times New Roman"/>
        </w:rPr>
        <w:t xml:space="preserve"> a</w:t>
      </w:r>
      <w:r w:rsidR="000E7728">
        <w:rPr>
          <w:rFonts w:ascii="Times New Roman" w:hAnsi="Times New Roman"/>
        </w:rPr>
        <w:t xml:space="preserve"> wider testing</w:t>
      </w:r>
      <w:r w:rsidR="004D55B0">
        <w:rPr>
          <w:rFonts w:ascii="Times New Roman" w:hAnsi="Times New Roman"/>
        </w:rPr>
        <w:t xml:space="preserve">, which is </w:t>
      </w:r>
      <w:r w:rsidR="000E7728">
        <w:rPr>
          <w:rFonts w:ascii="Times New Roman" w:hAnsi="Times New Roman"/>
        </w:rPr>
        <w:t xml:space="preserve">beyond the scope of this </w:t>
      </w:r>
      <w:proofErr w:type="gramStart"/>
      <w:r w:rsidR="000E7728">
        <w:rPr>
          <w:rFonts w:ascii="Times New Roman" w:hAnsi="Times New Roman"/>
        </w:rPr>
        <w:t>thesis</w:t>
      </w:r>
      <w:r w:rsidR="004D55B0">
        <w:rPr>
          <w:rFonts w:ascii="Times New Roman" w:hAnsi="Times New Roman"/>
        </w:rPr>
        <w:t>.</w:t>
      </w:r>
      <w:r w:rsidR="000E7728">
        <w:rPr>
          <w:rFonts w:ascii="Times New Roman" w:hAnsi="Times New Roman"/>
        </w:rPr>
        <w:t>.</w:t>
      </w:r>
      <w:proofErr w:type="gramEnd"/>
    </w:p>
    <w:p w14:paraId="5FDD2C64" w14:textId="77777777" w:rsidR="009D2690" w:rsidRPr="00DA6205" w:rsidRDefault="009D2690" w:rsidP="00E73CC4">
      <w:pPr>
        <w:rPr>
          <w:rFonts w:ascii="Times New Roman" w:hAnsi="Times New Roman"/>
        </w:rPr>
      </w:pPr>
    </w:p>
    <w:p w14:paraId="6B197E16" w14:textId="4EB8DAE2" w:rsidR="009D2690" w:rsidRPr="00DA6205" w:rsidRDefault="009D2690" w:rsidP="009D2690">
      <w:pPr>
        <w:jc w:val="center"/>
        <w:rPr>
          <w:rFonts w:ascii="Times New Roman" w:hAnsi="Times New Roman"/>
        </w:rPr>
      </w:pPr>
      <w:r w:rsidRPr="00DA6205">
        <w:rPr>
          <w:rFonts w:ascii="Times New Roman" w:hAnsi="Times New Roman"/>
          <w:noProof/>
        </w:rPr>
        <w:drawing>
          <wp:inline distT="0" distB="0" distL="0" distR="0" wp14:anchorId="24B1FBDA" wp14:editId="4FCD3E08">
            <wp:extent cx="4184650" cy="3700432"/>
            <wp:effectExtent l="0" t="0" r="6350" b="0"/>
            <wp:docPr id="147349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92801" name=""/>
                    <pic:cNvPicPr/>
                  </pic:nvPicPr>
                  <pic:blipFill>
                    <a:blip r:embed="rId32"/>
                    <a:stretch>
                      <a:fillRect/>
                    </a:stretch>
                  </pic:blipFill>
                  <pic:spPr>
                    <a:xfrm>
                      <a:off x="0" y="0"/>
                      <a:ext cx="4191496" cy="3706485"/>
                    </a:xfrm>
                    <a:prstGeom prst="rect">
                      <a:avLst/>
                    </a:prstGeom>
                  </pic:spPr>
                </pic:pic>
              </a:graphicData>
            </a:graphic>
          </wp:inline>
        </w:drawing>
      </w:r>
    </w:p>
    <w:p w14:paraId="741490C8" w14:textId="42462C90" w:rsidR="009D2690" w:rsidRPr="00DA6205" w:rsidRDefault="009D2690" w:rsidP="009D2690">
      <w:pPr>
        <w:jc w:val="center"/>
        <w:rPr>
          <w:rFonts w:ascii="Times New Roman" w:hAnsi="Times New Roman"/>
        </w:rPr>
      </w:pPr>
      <w:r w:rsidRPr="00DA6205">
        <w:rPr>
          <w:rFonts w:ascii="Times New Roman" w:hAnsi="Times New Roman"/>
        </w:rPr>
        <w:t>Figure 19.</w:t>
      </w:r>
      <w:r w:rsidR="00046269">
        <w:rPr>
          <w:rFonts w:ascii="Times New Roman" w:hAnsi="Times New Roman"/>
        </w:rPr>
        <w:t xml:space="preserve"> Bedroom test setup</w:t>
      </w:r>
    </w:p>
    <w:p w14:paraId="2D8E7FDE" w14:textId="77777777" w:rsidR="009D2690" w:rsidRPr="00DA6205" w:rsidRDefault="009D2690" w:rsidP="009D2690">
      <w:pPr>
        <w:rPr>
          <w:rFonts w:ascii="Times New Roman" w:hAnsi="Times New Roman"/>
        </w:rPr>
      </w:pPr>
    </w:p>
    <w:p w14:paraId="090DF738" w14:textId="3F5E3E51" w:rsidR="009D2690" w:rsidRPr="00DA6205" w:rsidRDefault="00D8379D" w:rsidP="009D2690">
      <w:pPr>
        <w:rPr>
          <w:rFonts w:ascii="Times New Roman" w:hAnsi="Times New Roman"/>
        </w:rPr>
      </w:pPr>
      <w:r w:rsidRPr="00DA6205">
        <w:rPr>
          <w:rFonts w:ascii="Times New Roman" w:hAnsi="Times New Roman"/>
        </w:rPr>
        <w:t>By placing the Android smartphone on the bedside table</w:t>
      </w:r>
      <w:r w:rsidR="00C946A1" w:rsidRPr="00DA6205">
        <w:rPr>
          <w:rFonts w:ascii="Times New Roman" w:hAnsi="Times New Roman"/>
        </w:rPr>
        <w:t xml:space="preserve"> and running the APP</w:t>
      </w:r>
      <w:r w:rsidR="00C146CC" w:rsidRPr="00DA6205">
        <w:rPr>
          <w:rFonts w:ascii="Times New Roman" w:hAnsi="Times New Roman"/>
        </w:rPr>
        <w:t xml:space="preserve">, testing was conducted during sleep cycles to validate if </w:t>
      </w:r>
      <w:r w:rsidR="009F4F47" w:rsidRPr="00DA6205">
        <w:rPr>
          <w:rFonts w:ascii="Times New Roman" w:hAnsi="Times New Roman"/>
        </w:rPr>
        <w:t xml:space="preserve">the closed-loop system </w:t>
      </w:r>
      <w:r w:rsidR="000A0213" w:rsidRPr="00DA6205">
        <w:rPr>
          <w:rFonts w:ascii="Times New Roman" w:hAnsi="Times New Roman"/>
        </w:rPr>
        <w:t xml:space="preserve">served </w:t>
      </w:r>
      <w:r w:rsidR="0006097D" w:rsidRPr="00DA6205">
        <w:rPr>
          <w:rFonts w:ascii="Times New Roman" w:hAnsi="Times New Roman"/>
        </w:rPr>
        <w:t xml:space="preserve">its purpose </w:t>
      </w:r>
      <w:r w:rsidR="000A0213" w:rsidRPr="00DA6205">
        <w:rPr>
          <w:rFonts w:ascii="Times New Roman" w:hAnsi="Times New Roman"/>
        </w:rPr>
        <w:t>as a feedback mechanism for atomic behaviour modification with snoring use</w:t>
      </w:r>
      <w:ins w:id="14" w:author="Tom Gedeon" w:date="2026-10-25T12:59:00Z">
        <w:r w:rsidR="000E7728">
          <w:rPr>
            <w:rFonts w:ascii="Times New Roman" w:hAnsi="Times New Roman"/>
          </w:rPr>
          <w:t xml:space="preserve"> </w:t>
        </w:r>
      </w:ins>
      <w:r w:rsidR="000A0213" w:rsidRPr="00DA6205">
        <w:rPr>
          <w:rFonts w:ascii="Times New Roman" w:hAnsi="Times New Roman"/>
        </w:rPr>
        <w:t>case.</w:t>
      </w:r>
    </w:p>
    <w:p w14:paraId="2BF256EE" w14:textId="77777777" w:rsidR="00034F7D" w:rsidRPr="00DA6205" w:rsidRDefault="00034F7D" w:rsidP="009D2690">
      <w:pPr>
        <w:rPr>
          <w:rFonts w:ascii="Times New Roman" w:hAnsi="Times New Roman"/>
        </w:rPr>
      </w:pPr>
    </w:p>
    <w:p w14:paraId="46A36320" w14:textId="460093F9" w:rsidR="000A2E80" w:rsidRPr="00DA6205" w:rsidRDefault="000A2E80" w:rsidP="000A2E80">
      <w:pPr>
        <w:pStyle w:val="ListParagraph"/>
        <w:numPr>
          <w:ilvl w:val="2"/>
          <w:numId w:val="2"/>
        </w:numPr>
        <w:rPr>
          <w:rFonts w:ascii="Times New Roman" w:hAnsi="Times New Roman"/>
        </w:rPr>
      </w:pPr>
      <w:r w:rsidRPr="00DA6205">
        <w:rPr>
          <w:rFonts w:ascii="Times New Roman" w:hAnsi="Times New Roman"/>
        </w:rPr>
        <w:t>Acoustic Test Sequence</w:t>
      </w:r>
    </w:p>
    <w:p w14:paraId="436D1D25" w14:textId="2170A66C" w:rsidR="00034F7D" w:rsidRPr="00DA6205" w:rsidRDefault="00EC2304" w:rsidP="00034F7D">
      <w:pPr>
        <w:rPr>
          <w:rFonts w:ascii="Times New Roman" w:hAnsi="Times New Roman"/>
        </w:rPr>
      </w:pPr>
      <w:r w:rsidRPr="00DA6205">
        <w:rPr>
          <w:rFonts w:ascii="Times New Roman" w:hAnsi="Times New Roman"/>
        </w:rPr>
        <w:t xml:space="preserve">Before running the </w:t>
      </w:r>
      <w:r w:rsidR="00054DF3" w:rsidRPr="00DA6205">
        <w:rPr>
          <w:rFonts w:ascii="Times New Roman" w:hAnsi="Times New Roman"/>
        </w:rPr>
        <w:t>sleep cycle tests, system evaluation was performed using four distinct acoustic scenarios</w:t>
      </w:r>
      <w:r w:rsidR="004661FE" w:rsidRPr="00DA6205">
        <w:rPr>
          <w:rFonts w:ascii="Times New Roman" w:hAnsi="Times New Roman"/>
        </w:rPr>
        <w:t>.</w:t>
      </w:r>
    </w:p>
    <w:p w14:paraId="05159D94" w14:textId="77777777" w:rsidR="004661FE" w:rsidRPr="00DA6205" w:rsidRDefault="004661FE" w:rsidP="00034F7D">
      <w:pPr>
        <w:rPr>
          <w:rFonts w:ascii="Times New Roman" w:hAnsi="Times New Roman"/>
        </w:rPr>
      </w:pPr>
    </w:p>
    <w:p w14:paraId="7F16F958" w14:textId="60E72A68" w:rsidR="00C66F4E" w:rsidRPr="00DA6205" w:rsidRDefault="0006097D" w:rsidP="00034F7D">
      <w:pPr>
        <w:rPr>
          <w:rFonts w:ascii="Times New Roman" w:hAnsi="Times New Roman"/>
        </w:rPr>
      </w:pPr>
      <w:r w:rsidRPr="00DA6205">
        <w:rPr>
          <w:rFonts w:ascii="Times New Roman" w:hAnsi="Times New Roman"/>
        </w:rPr>
        <w:t>To establish a baseline</w:t>
      </w:r>
      <w:r w:rsidR="003216EB" w:rsidRPr="00DA6205">
        <w:rPr>
          <w:rFonts w:ascii="Times New Roman" w:hAnsi="Times New Roman"/>
        </w:rPr>
        <w:t xml:space="preserve"> acoustics, the system was tested in an isolated quiet r</w:t>
      </w:r>
      <w:r w:rsidR="00063EBD" w:rsidRPr="00DA6205">
        <w:rPr>
          <w:rFonts w:ascii="Times New Roman" w:hAnsi="Times New Roman"/>
        </w:rPr>
        <w:t xml:space="preserve">oom with the air conditioning unit turned on. Providing the baseline of </w:t>
      </w:r>
      <w:r w:rsidR="00C66F4E" w:rsidRPr="00DA6205">
        <w:rPr>
          <w:rFonts w:ascii="Times New Roman" w:hAnsi="Times New Roman"/>
        </w:rPr>
        <w:t xml:space="preserve">ambient sound levels. Next, </w:t>
      </w:r>
      <w:r w:rsidR="00546E28" w:rsidRPr="00DA6205">
        <w:rPr>
          <w:rFonts w:ascii="Times New Roman" w:hAnsi="Times New Roman"/>
        </w:rPr>
        <w:t xml:space="preserve">tests were conducted to </w:t>
      </w:r>
      <w:r w:rsidR="00B350D8" w:rsidRPr="00DA6205">
        <w:rPr>
          <w:rFonts w:ascii="Times New Roman" w:hAnsi="Times New Roman"/>
        </w:rPr>
        <w:t>discover natural snoring episodes</w:t>
      </w:r>
      <w:r w:rsidR="008212C3" w:rsidRPr="00DA6205">
        <w:rPr>
          <w:rFonts w:ascii="Times New Roman" w:hAnsi="Times New Roman"/>
        </w:rPr>
        <w:t>.</w:t>
      </w:r>
      <w:r w:rsidR="00AA3B10" w:rsidRPr="00DA6205">
        <w:rPr>
          <w:rFonts w:ascii="Times New Roman" w:hAnsi="Times New Roman"/>
        </w:rPr>
        <w:t xml:space="preserve"> After which </w:t>
      </w:r>
      <w:r w:rsidR="000C0F3B" w:rsidRPr="00DA6205">
        <w:rPr>
          <w:rFonts w:ascii="Times New Roman" w:hAnsi="Times New Roman"/>
        </w:rPr>
        <w:t>non-snore ambient bedroom noises were evaluated</w:t>
      </w:r>
      <w:r w:rsidR="00D01D3A" w:rsidRPr="00DA6205">
        <w:rPr>
          <w:rFonts w:ascii="Times New Roman" w:hAnsi="Times New Roman"/>
        </w:rPr>
        <w:t>, this included and was not limited to normal speech and background TV audio. Finally</w:t>
      </w:r>
      <w:r w:rsidR="00D546F8" w:rsidRPr="00DA6205">
        <w:rPr>
          <w:rFonts w:ascii="Times New Roman" w:hAnsi="Times New Roman"/>
        </w:rPr>
        <w:t xml:space="preserve"> </w:t>
      </w:r>
      <w:r w:rsidR="00230464" w:rsidRPr="00DA6205">
        <w:rPr>
          <w:rFonts w:ascii="Times New Roman" w:hAnsi="Times New Roman"/>
        </w:rPr>
        <w:t xml:space="preserve">abrupt </w:t>
      </w:r>
      <w:r w:rsidR="00D546F8" w:rsidRPr="00DA6205">
        <w:rPr>
          <w:rFonts w:ascii="Times New Roman" w:hAnsi="Times New Roman"/>
        </w:rPr>
        <w:t>impulsive transient noises were used to test the maximum decibel cutoffs</w:t>
      </w:r>
      <w:r w:rsidR="00230464" w:rsidRPr="00DA6205">
        <w:rPr>
          <w:rFonts w:ascii="Times New Roman" w:hAnsi="Times New Roman"/>
        </w:rPr>
        <w:t>, which included and is not limited to slamming door</w:t>
      </w:r>
      <w:r w:rsidR="00BD136E" w:rsidRPr="00DA6205">
        <w:rPr>
          <w:rFonts w:ascii="Times New Roman" w:hAnsi="Times New Roman"/>
        </w:rPr>
        <w:t>, clapping and dropped objects.</w:t>
      </w:r>
    </w:p>
    <w:p w14:paraId="7E6A1DBB" w14:textId="77777777" w:rsidR="00BD136E" w:rsidRPr="00DA6205" w:rsidRDefault="00BD136E" w:rsidP="00034F7D">
      <w:pPr>
        <w:rPr>
          <w:rFonts w:ascii="Times New Roman" w:hAnsi="Times New Roman"/>
        </w:rPr>
      </w:pPr>
    </w:p>
    <w:p w14:paraId="0E835F18" w14:textId="11CF369C" w:rsidR="003059C8" w:rsidRPr="00DA6205" w:rsidRDefault="008303A7" w:rsidP="003059C8">
      <w:pPr>
        <w:pStyle w:val="ListParagraph"/>
        <w:numPr>
          <w:ilvl w:val="1"/>
          <w:numId w:val="2"/>
        </w:numPr>
        <w:rPr>
          <w:rFonts w:ascii="Times New Roman" w:hAnsi="Times New Roman"/>
        </w:rPr>
      </w:pPr>
      <w:r w:rsidRPr="00DA6205">
        <w:rPr>
          <w:rFonts w:ascii="Times New Roman" w:hAnsi="Times New Roman"/>
        </w:rPr>
        <w:t>Empirical Analysis of Overnight Telemetry Logs</w:t>
      </w:r>
    </w:p>
    <w:p w14:paraId="488EE661" w14:textId="1BAA70C8" w:rsidR="00BD136E" w:rsidRPr="00DA6205" w:rsidRDefault="00BD136E" w:rsidP="00BD136E">
      <w:pPr>
        <w:rPr>
          <w:rFonts w:ascii="Times New Roman" w:hAnsi="Times New Roman"/>
        </w:rPr>
      </w:pPr>
      <w:r w:rsidRPr="00DA6205">
        <w:rPr>
          <w:rFonts w:ascii="Times New Roman" w:hAnsi="Times New Roman"/>
        </w:rPr>
        <w:t>After the sleep tests, system performance was recorded via the automated CSV data logging pipeline.</w:t>
      </w:r>
    </w:p>
    <w:p w14:paraId="4A2EAF1E" w14:textId="77777777" w:rsidR="006D6BF5" w:rsidRPr="00DA6205" w:rsidRDefault="006D6BF5" w:rsidP="00BD136E">
      <w:pPr>
        <w:rPr>
          <w:rFonts w:ascii="Times New Roman" w:hAnsi="Times New Roman"/>
        </w:rPr>
      </w:pPr>
    </w:p>
    <w:p w14:paraId="4DA21DD4" w14:textId="696649E7" w:rsidR="006D6BF5" w:rsidRPr="00DA6205" w:rsidRDefault="006D6BF5" w:rsidP="006D6BF5">
      <w:pPr>
        <w:jc w:val="center"/>
        <w:rPr>
          <w:rFonts w:ascii="Times New Roman" w:hAnsi="Times New Roman"/>
        </w:rPr>
      </w:pPr>
      <w:r w:rsidRPr="00DA6205">
        <w:rPr>
          <w:rFonts w:ascii="Times New Roman" w:hAnsi="Times New Roman"/>
          <w:noProof/>
        </w:rPr>
        <w:drawing>
          <wp:inline distT="0" distB="0" distL="0" distR="0" wp14:anchorId="142E1603" wp14:editId="2E078014">
            <wp:extent cx="5581015" cy="1348105"/>
            <wp:effectExtent l="0" t="0" r="635" b="4445"/>
            <wp:docPr id="174577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2711" name=""/>
                    <pic:cNvPicPr/>
                  </pic:nvPicPr>
                  <pic:blipFill>
                    <a:blip r:embed="rId33"/>
                    <a:stretch>
                      <a:fillRect/>
                    </a:stretch>
                  </pic:blipFill>
                  <pic:spPr>
                    <a:xfrm>
                      <a:off x="0" y="0"/>
                      <a:ext cx="5581015" cy="1348105"/>
                    </a:xfrm>
                    <a:prstGeom prst="rect">
                      <a:avLst/>
                    </a:prstGeom>
                  </pic:spPr>
                </pic:pic>
              </a:graphicData>
            </a:graphic>
          </wp:inline>
        </w:drawing>
      </w:r>
    </w:p>
    <w:p w14:paraId="452113A7" w14:textId="43BFF25E" w:rsidR="004E20CB" w:rsidRPr="00DA6205" w:rsidRDefault="006D6BF5" w:rsidP="00955A4C">
      <w:pPr>
        <w:jc w:val="center"/>
        <w:rPr>
          <w:rFonts w:ascii="Times New Roman" w:hAnsi="Times New Roman"/>
        </w:rPr>
      </w:pPr>
      <w:r w:rsidRPr="00DA6205">
        <w:rPr>
          <w:rFonts w:ascii="Times New Roman" w:hAnsi="Times New Roman"/>
        </w:rPr>
        <w:t>Figure 20.</w:t>
      </w:r>
      <w:r w:rsidR="00046269">
        <w:rPr>
          <w:rFonts w:ascii="Times New Roman" w:hAnsi="Times New Roman"/>
        </w:rPr>
        <w:t xml:space="preserve"> Snippet of CSV data log file showing </w:t>
      </w:r>
      <w:r w:rsidR="001C2F19">
        <w:rPr>
          <w:rFonts w:ascii="Times New Roman" w:hAnsi="Times New Roman"/>
        </w:rPr>
        <w:t>positive trigger</w:t>
      </w:r>
    </w:p>
    <w:p w14:paraId="3677D829" w14:textId="77777777" w:rsidR="00955A4C" w:rsidRPr="00DA6205" w:rsidRDefault="00955A4C" w:rsidP="00955A4C">
      <w:pPr>
        <w:rPr>
          <w:rFonts w:ascii="Times New Roman" w:hAnsi="Times New Roman"/>
        </w:rPr>
      </w:pPr>
    </w:p>
    <w:p w14:paraId="50387D3A" w14:textId="7CBD4C3D" w:rsidR="000E7728" w:rsidRDefault="006A7680" w:rsidP="00955A4C">
      <w:pPr>
        <w:rPr>
          <w:rFonts w:ascii="Times New Roman" w:hAnsi="Times New Roman"/>
        </w:rPr>
      </w:pPr>
      <w:r w:rsidRPr="00DA6205">
        <w:rPr>
          <w:rFonts w:ascii="Times New Roman" w:hAnsi="Times New Roman"/>
        </w:rPr>
        <w:t>From the CSV data, the heuristic baseline performance</w:t>
      </w:r>
      <w:r w:rsidR="000E7314" w:rsidRPr="00DA6205">
        <w:rPr>
          <w:rFonts w:ascii="Times New Roman" w:hAnsi="Times New Roman"/>
        </w:rPr>
        <w:t xml:space="preserve"> validates the step-by-step operation of the state machine filter. When a ‘snoring’ event is detected, </w:t>
      </w:r>
      <w:r w:rsidR="000C61E1" w:rsidRPr="00DA6205">
        <w:rPr>
          <w:rFonts w:ascii="Times New Roman" w:hAnsi="Times New Roman"/>
        </w:rPr>
        <w:t xml:space="preserve">the system starts a vote count to </w:t>
      </w:r>
      <w:r w:rsidR="00965AA0" w:rsidRPr="00DA6205">
        <w:rPr>
          <w:rFonts w:ascii="Times New Roman" w:hAnsi="Times New Roman"/>
        </w:rPr>
        <w:t>enable the consecutive hit count accumulation</w:t>
      </w:r>
      <w:r w:rsidR="00C673E4" w:rsidRPr="00DA6205">
        <w:rPr>
          <w:rFonts w:ascii="Times New Roman" w:hAnsi="Times New Roman"/>
        </w:rPr>
        <w:t xml:space="preserve"> within the stipulated timeframe</w:t>
      </w:r>
      <w:r w:rsidR="001C7879" w:rsidRPr="00DA6205">
        <w:rPr>
          <w:rFonts w:ascii="Times New Roman" w:hAnsi="Times New Roman"/>
        </w:rPr>
        <w:t xml:space="preserve">, </w:t>
      </w:r>
      <w:r w:rsidR="00405A3C" w:rsidRPr="00DA6205">
        <w:rPr>
          <w:rFonts w:ascii="Times New Roman" w:hAnsi="Times New Roman"/>
        </w:rPr>
        <w:t>t</w:t>
      </w:r>
      <w:r w:rsidR="00FC2F08" w:rsidRPr="00DA6205">
        <w:rPr>
          <w:rFonts w:ascii="Times New Roman" w:hAnsi="Times New Roman"/>
        </w:rPr>
        <w:t xml:space="preserve">his is to ensure that false-positive triggering </w:t>
      </w:r>
      <w:r w:rsidR="00C673E4" w:rsidRPr="00DA6205">
        <w:rPr>
          <w:rFonts w:ascii="Times New Roman" w:hAnsi="Times New Roman"/>
        </w:rPr>
        <w:t>does not occur</w:t>
      </w:r>
      <w:r w:rsidR="0038272A" w:rsidRPr="00DA6205">
        <w:rPr>
          <w:rFonts w:ascii="Times New Roman" w:hAnsi="Times New Roman"/>
        </w:rPr>
        <w:t xml:space="preserve"> during ambient silence or isolated abrupt impulsive transient noise.</w:t>
      </w:r>
      <w:r w:rsidR="00405A3C" w:rsidRPr="00DA6205">
        <w:rPr>
          <w:rFonts w:ascii="Times New Roman" w:hAnsi="Times New Roman"/>
        </w:rPr>
        <w:t xml:space="preserve"> </w:t>
      </w:r>
      <w:r w:rsidR="004F60F5" w:rsidRPr="00DA6205">
        <w:rPr>
          <w:rFonts w:ascii="Times New Roman" w:hAnsi="Times New Roman"/>
        </w:rPr>
        <w:t xml:space="preserve">If detection is true during the stipulated timeframe and </w:t>
      </w:r>
      <w:r w:rsidR="00F70019" w:rsidRPr="00DA6205">
        <w:rPr>
          <w:rFonts w:ascii="Times New Roman" w:hAnsi="Times New Roman"/>
        </w:rPr>
        <w:t xml:space="preserve">the relevant vote count is attained, the APP will then </w:t>
      </w:r>
      <w:r w:rsidR="0019729C" w:rsidRPr="00DA6205">
        <w:rPr>
          <w:rFonts w:ascii="Times New Roman" w:hAnsi="Times New Roman"/>
        </w:rPr>
        <w:t xml:space="preserve">send a trigger via Cloud REST API to the </w:t>
      </w:r>
      <w:proofErr w:type="spellStart"/>
      <w:r w:rsidR="0019729C" w:rsidRPr="00DA6205">
        <w:rPr>
          <w:rFonts w:ascii="Times New Roman" w:hAnsi="Times New Roman"/>
        </w:rPr>
        <w:t>Pavlok</w:t>
      </w:r>
      <w:proofErr w:type="spellEnd"/>
      <w:r w:rsidR="0019729C" w:rsidRPr="00DA6205">
        <w:rPr>
          <w:rFonts w:ascii="Times New Roman" w:hAnsi="Times New Roman"/>
        </w:rPr>
        <w:t xml:space="preserve"> wearable</w:t>
      </w:r>
      <w:r w:rsidR="00DC48D7" w:rsidRPr="00DA6205">
        <w:rPr>
          <w:rFonts w:ascii="Times New Roman" w:hAnsi="Times New Roman"/>
        </w:rPr>
        <w:t xml:space="preserve"> as seen in Figure 20, actuating a haptic response of a zap at 30% intensity (</w:t>
      </w:r>
      <w:r w:rsidR="00B85999" w:rsidRPr="00DA6205">
        <w:rPr>
          <w:rFonts w:ascii="Times New Roman" w:hAnsi="Times New Roman"/>
        </w:rPr>
        <w:t>customisable intensity, 30% was chosen</w:t>
      </w:r>
      <w:r w:rsidR="0020610F" w:rsidRPr="00DA6205">
        <w:rPr>
          <w:rFonts w:ascii="Times New Roman" w:hAnsi="Times New Roman"/>
        </w:rPr>
        <w:t xml:space="preserve"> personally for the purpose of the tests</w:t>
      </w:r>
      <w:r w:rsidR="00B85999" w:rsidRPr="00DA6205">
        <w:rPr>
          <w:rFonts w:ascii="Times New Roman" w:hAnsi="Times New Roman"/>
        </w:rPr>
        <w:t>)</w:t>
      </w:r>
      <w:r w:rsidR="0020610F" w:rsidRPr="00DA6205">
        <w:rPr>
          <w:rFonts w:ascii="Times New Roman" w:hAnsi="Times New Roman"/>
        </w:rPr>
        <w:t>.</w:t>
      </w:r>
      <w:r w:rsidR="0082371F" w:rsidRPr="00DA6205">
        <w:rPr>
          <w:rFonts w:ascii="Times New Roman" w:hAnsi="Times New Roman"/>
        </w:rPr>
        <w:t xml:space="preserve"> After a positive trigger and actuation, the vote count is reset back to zero to ensure that continuous haptic response isn’t triggered for the same event</w:t>
      </w:r>
      <w:r w:rsidR="00253467" w:rsidRPr="00DA6205">
        <w:rPr>
          <w:rFonts w:ascii="Times New Roman" w:hAnsi="Times New Roman"/>
        </w:rPr>
        <w:t xml:space="preserve"> allowing for the system to re-arm itself in preparation for the next </w:t>
      </w:r>
      <w:r w:rsidR="00093305" w:rsidRPr="00DA6205">
        <w:rPr>
          <w:rFonts w:ascii="Times New Roman" w:hAnsi="Times New Roman"/>
        </w:rPr>
        <w:t>snore event.</w:t>
      </w:r>
    </w:p>
    <w:p w14:paraId="2556B6D4" w14:textId="77777777" w:rsidR="000D428A" w:rsidRDefault="000D428A" w:rsidP="00955A4C">
      <w:pPr>
        <w:rPr>
          <w:rFonts w:ascii="Times New Roman" w:hAnsi="Times New Roman"/>
        </w:rPr>
      </w:pPr>
    </w:p>
    <w:p w14:paraId="366170BA" w14:textId="31D4D186" w:rsidR="000D428A" w:rsidRPr="000D428A" w:rsidRDefault="000D428A" w:rsidP="00955A4C">
      <w:pPr>
        <w:rPr>
          <w:rFonts w:ascii="Times New Roman" w:eastAsia="Times New Roman" w:hAnsi="Times New Roman"/>
          <w:szCs w:val="24"/>
          <w:lang w:val="en-AU" w:eastAsia="en-GB"/>
        </w:rPr>
      </w:pPr>
      <w:r>
        <w:rPr>
          <w:rFonts w:ascii="Times New Roman" w:hAnsi="Times New Roman"/>
        </w:rPr>
        <w:t xml:space="preserve">The overnight experiments </w:t>
      </w:r>
      <w:r w:rsidR="00012147">
        <w:rPr>
          <w:rFonts w:ascii="Times New Roman" w:hAnsi="Times New Roman"/>
        </w:rPr>
        <w:t>were</w:t>
      </w:r>
      <w:r>
        <w:rPr>
          <w:rFonts w:ascii="Times New Roman" w:hAnsi="Times New Roman"/>
        </w:rPr>
        <w:t xml:space="preserve"> taken 2 nights with a total duration of approximately 11 hours and 16 minutes</w:t>
      </w:r>
      <w:r w:rsidR="00012147">
        <w:rPr>
          <w:rFonts w:ascii="Times New Roman" w:hAnsi="Times New Roman"/>
        </w:rPr>
        <w:t xml:space="preserve">. </w:t>
      </w:r>
      <w:r w:rsidR="00481F51">
        <w:rPr>
          <w:rFonts w:ascii="Times New Roman" w:hAnsi="Times New Roman"/>
        </w:rPr>
        <w:t>Across both sessions, a total of 89 sound events were</w:t>
      </w:r>
      <w:r w:rsidR="001A1B5D">
        <w:rPr>
          <w:rFonts w:ascii="Times New Roman" w:hAnsi="Times New Roman"/>
        </w:rPr>
        <w:t xml:space="preserve"> detected above volume threshold (Night 1: 9, Night 2: 80). These </w:t>
      </w:r>
      <w:r w:rsidR="009A4714">
        <w:rPr>
          <w:rFonts w:ascii="Times New Roman" w:hAnsi="Times New Roman"/>
        </w:rPr>
        <w:t>triggered 30 active interventions (Night 1: 3</w:t>
      </w:r>
      <w:r w:rsidR="00E13CDF">
        <w:rPr>
          <w:rFonts w:ascii="Times New Roman" w:hAnsi="Times New Roman"/>
        </w:rPr>
        <w:t>x VIBE 20%, Night 2: 27x</w:t>
      </w:r>
      <w:r w:rsidR="00E06CD3">
        <w:rPr>
          <w:rFonts w:ascii="Times New Roman" w:hAnsi="Times New Roman"/>
        </w:rPr>
        <w:t xml:space="preserve"> ZAP 30%). Night 2 showed significant increase in sound events and triggers particularly towards the end of the monitoring window</w:t>
      </w:r>
      <w:r w:rsidR="006A0349">
        <w:rPr>
          <w:rFonts w:ascii="Times New Roman" w:hAnsi="Times New Roman"/>
        </w:rPr>
        <w:t xml:space="preserve"> (after 0745AM) along with 14 instances where a sound exceeded the threshold during a cooldown period. This is most likely due to </w:t>
      </w:r>
      <w:r w:rsidR="0025247C">
        <w:rPr>
          <w:rFonts w:ascii="Times New Roman" w:hAnsi="Times New Roman"/>
        </w:rPr>
        <w:t xml:space="preserve">my room facing the main road near a school, and the </w:t>
      </w:r>
      <w:r w:rsidR="002C4A2E">
        <w:rPr>
          <w:rFonts w:ascii="Times New Roman" w:hAnsi="Times New Roman"/>
        </w:rPr>
        <w:t xml:space="preserve">ambient noise caused by students heading to school and parents with their vehicles </w:t>
      </w:r>
      <w:r w:rsidR="000B1FD7">
        <w:rPr>
          <w:rFonts w:ascii="Times New Roman" w:hAnsi="Times New Roman"/>
        </w:rPr>
        <w:t>dropping of their children for school.</w:t>
      </w:r>
      <w:r w:rsidR="003D2F54">
        <w:rPr>
          <w:rFonts w:ascii="Times New Roman" w:hAnsi="Times New Roman"/>
        </w:rPr>
        <w:t xml:space="preserve"> This data collected is valuable, as it </w:t>
      </w:r>
      <w:r w:rsidR="00A62044">
        <w:rPr>
          <w:rFonts w:ascii="Times New Roman" w:hAnsi="Times New Roman"/>
        </w:rPr>
        <w:t xml:space="preserve">provided a real-world test of </w:t>
      </w:r>
      <w:r w:rsidR="003D2F54">
        <w:rPr>
          <w:rFonts w:ascii="Times New Roman" w:hAnsi="Times New Roman"/>
        </w:rPr>
        <w:t>the boundaries of threshold</w:t>
      </w:r>
      <w:r w:rsidR="00311A83">
        <w:rPr>
          <w:rFonts w:ascii="Times New Roman" w:hAnsi="Times New Roman"/>
        </w:rPr>
        <w:t xml:space="preserve"> limits.</w:t>
      </w:r>
      <w:r w:rsidR="003D2F54">
        <w:rPr>
          <w:rFonts w:ascii="Times New Roman" w:hAnsi="Times New Roman"/>
        </w:rPr>
        <w:t xml:space="preserve"> </w:t>
      </w:r>
    </w:p>
    <w:p w14:paraId="7805DC5A" w14:textId="77777777" w:rsidR="00093305" w:rsidRPr="00DA6205" w:rsidRDefault="00093305">
      <w:pPr>
        <w:rPr>
          <w:rFonts w:ascii="Times New Roman" w:hAnsi="Times New Roman"/>
        </w:rPr>
      </w:pPr>
      <w:r w:rsidRPr="00DA6205">
        <w:rPr>
          <w:rFonts w:ascii="Times New Roman" w:hAnsi="Times New Roman"/>
        </w:rPr>
        <w:br w:type="page"/>
      </w:r>
    </w:p>
    <w:p w14:paraId="52CB5C3C" w14:textId="2F19F269" w:rsidR="00955A4C" w:rsidRPr="00DA6205" w:rsidRDefault="00093305" w:rsidP="00093305">
      <w:pPr>
        <w:pStyle w:val="Heading1"/>
        <w:numPr>
          <w:ilvl w:val="0"/>
          <w:numId w:val="2"/>
        </w:numPr>
        <w:rPr>
          <w:rFonts w:ascii="Times New Roman" w:hAnsi="Times New Roman" w:cs="Times New Roman"/>
        </w:rPr>
      </w:pPr>
      <w:bookmarkStart w:id="15" w:name="_Toc243847583"/>
      <w:r w:rsidRPr="00DA6205">
        <w:rPr>
          <w:rFonts w:ascii="Times New Roman" w:hAnsi="Times New Roman" w:cs="Times New Roman"/>
        </w:rPr>
        <w:lastRenderedPageBreak/>
        <w:t>Sustainability Considerations</w:t>
      </w:r>
      <w:bookmarkEnd w:id="15"/>
    </w:p>
    <w:p w14:paraId="5F5443DB" w14:textId="36D37463" w:rsidR="002E0742" w:rsidRPr="00DA6205" w:rsidRDefault="002E0742" w:rsidP="002E0742">
      <w:pPr>
        <w:pStyle w:val="ListParagraph"/>
        <w:numPr>
          <w:ilvl w:val="1"/>
          <w:numId w:val="2"/>
        </w:numPr>
        <w:rPr>
          <w:rFonts w:ascii="Times New Roman" w:hAnsi="Times New Roman"/>
        </w:rPr>
      </w:pPr>
      <w:r w:rsidRPr="00DA6205">
        <w:rPr>
          <w:rFonts w:ascii="Times New Roman" w:hAnsi="Times New Roman"/>
        </w:rPr>
        <w:t>Environmental Sustainability</w:t>
      </w:r>
    </w:p>
    <w:p w14:paraId="52575809" w14:textId="638C7DD7" w:rsidR="009F17F3" w:rsidRPr="00DA6205" w:rsidRDefault="009F17F3" w:rsidP="009F17F3">
      <w:pPr>
        <w:pStyle w:val="ListParagraph"/>
        <w:numPr>
          <w:ilvl w:val="2"/>
          <w:numId w:val="2"/>
        </w:numPr>
        <w:rPr>
          <w:rFonts w:ascii="Times New Roman" w:hAnsi="Times New Roman"/>
        </w:rPr>
      </w:pPr>
      <w:r w:rsidRPr="00DA6205">
        <w:rPr>
          <w:rFonts w:ascii="Times New Roman" w:hAnsi="Times New Roman"/>
        </w:rPr>
        <w:t>Local Edge Processing vs. Cloud Computational Overhead</w:t>
      </w:r>
    </w:p>
    <w:p w14:paraId="508CCD46" w14:textId="00C3DD80" w:rsidR="00FB01C2" w:rsidRPr="00DA6205" w:rsidRDefault="005249DA" w:rsidP="00FB01C2">
      <w:pPr>
        <w:rPr>
          <w:rFonts w:ascii="Times New Roman" w:hAnsi="Times New Roman"/>
        </w:rPr>
      </w:pPr>
      <w:r w:rsidRPr="00DA6205">
        <w:rPr>
          <w:rFonts w:ascii="Times New Roman" w:hAnsi="Times New Roman"/>
        </w:rPr>
        <w:t>Traditionally, voice assistants and cloud-connected acoustic sensors continuously stream raw audio data</w:t>
      </w:r>
      <w:r w:rsidR="002D5EB5" w:rsidRPr="00DA6205">
        <w:rPr>
          <w:rFonts w:ascii="Times New Roman" w:hAnsi="Times New Roman"/>
        </w:rPr>
        <w:t xml:space="preserve"> over wireless networks to remote could data centres for centralised processing</w:t>
      </w:r>
      <w:r w:rsidR="00E54449" w:rsidRPr="00DA6205">
        <w:rPr>
          <w:rFonts w:ascii="Times New Roman" w:hAnsi="Times New Roman"/>
        </w:rPr>
        <w:t>. Continuous overnight audio streaming consumes substantial network bandwidth and incur</w:t>
      </w:r>
      <w:r w:rsidR="00C3217D" w:rsidRPr="00DA6205">
        <w:rPr>
          <w:rFonts w:ascii="Times New Roman" w:hAnsi="Times New Roman"/>
        </w:rPr>
        <w:t>s</w:t>
      </w:r>
      <w:r w:rsidR="00E54449" w:rsidRPr="00DA6205">
        <w:rPr>
          <w:rFonts w:ascii="Times New Roman" w:hAnsi="Times New Roman"/>
        </w:rPr>
        <w:t xml:space="preserve"> high server-side computational energy expenditures</w:t>
      </w:r>
      <w:r w:rsidR="00C3217D" w:rsidRPr="00DA6205">
        <w:rPr>
          <w:rFonts w:ascii="Times New Roman" w:hAnsi="Times New Roman"/>
        </w:rPr>
        <w:t>.</w:t>
      </w:r>
    </w:p>
    <w:p w14:paraId="4CC86994" w14:textId="77777777" w:rsidR="00C3217D" w:rsidRPr="00DA6205" w:rsidRDefault="00C3217D" w:rsidP="00FB01C2">
      <w:pPr>
        <w:rPr>
          <w:rFonts w:ascii="Times New Roman" w:hAnsi="Times New Roman"/>
        </w:rPr>
      </w:pPr>
    </w:p>
    <w:p w14:paraId="3FFDA586" w14:textId="52F56AFF" w:rsidR="00C3217D" w:rsidRPr="00DA6205" w:rsidRDefault="00C3217D" w:rsidP="00FB01C2">
      <w:pPr>
        <w:rPr>
          <w:rFonts w:ascii="Times New Roman" w:hAnsi="Times New Roman"/>
        </w:rPr>
      </w:pPr>
      <w:r w:rsidRPr="00DA6205">
        <w:rPr>
          <w:rFonts w:ascii="Times New Roman" w:hAnsi="Times New Roman"/>
        </w:rPr>
        <w:t xml:space="preserve">The </w:t>
      </w:r>
      <w:proofErr w:type="spellStart"/>
      <w:r w:rsidRPr="00DA6205">
        <w:rPr>
          <w:rFonts w:ascii="Times New Roman" w:hAnsi="Times New Roman"/>
        </w:rPr>
        <w:t>Pavlok</w:t>
      </w:r>
      <w:proofErr w:type="spellEnd"/>
      <w:r w:rsidRPr="00DA6205">
        <w:rPr>
          <w:rFonts w:ascii="Times New Roman" w:hAnsi="Times New Roman"/>
        </w:rPr>
        <w:t xml:space="preserve"> Nudge</w:t>
      </w:r>
      <w:r w:rsidR="008A7DD6" w:rsidRPr="00DA6205">
        <w:rPr>
          <w:rFonts w:ascii="Times New Roman" w:hAnsi="Times New Roman"/>
        </w:rPr>
        <w:t xml:space="preserve"> architecture prioritises local edge processing</w:t>
      </w:r>
      <w:r w:rsidR="004526CD">
        <w:rPr>
          <w:rFonts w:ascii="Times New Roman" w:hAnsi="Times New Roman"/>
        </w:rPr>
        <w:t xml:space="preserve"> </w:t>
      </w:r>
      <w:r w:rsidR="009A6737">
        <w:rPr>
          <w:rFonts w:ascii="Times New Roman" w:hAnsi="Times New Roman"/>
        </w:rPr>
        <w:t>[26]</w:t>
      </w:r>
      <w:r w:rsidR="008A7DD6" w:rsidRPr="00DA6205">
        <w:rPr>
          <w:rFonts w:ascii="Times New Roman" w:hAnsi="Times New Roman"/>
        </w:rPr>
        <w:t xml:space="preserve"> via conducting real-time audio feature extraction</w:t>
      </w:r>
      <w:r w:rsidR="005F6259" w:rsidRPr="00DA6205">
        <w:rPr>
          <w:rFonts w:ascii="Times New Roman" w:hAnsi="Times New Roman"/>
        </w:rPr>
        <w:t xml:space="preserve"> locally on edge device</w:t>
      </w:r>
      <w:r w:rsidR="00A82886" w:rsidRPr="00DA6205">
        <w:rPr>
          <w:rFonts w:ascii="Times New Roman" w:hAnsi="Times New Roman"/>
        </w:rPr>
        <w:t>, eliminating raw audio transmission over WAN.</w:t>
      </w:r>
      <w:r w:rsidR="007E5F95" w:rsidRPr="00DA6205">
        <w:rPr>
          <w:rFonts w:ascii="Times New Roman" w:hAnsi="Times New Roman"/>
        </w:rPr>
        <w:t xml:space="preserve"> The edge node only dispatches tiny payloads via the Cloud REST API</w:t>
      </w:r>
      <w:r w:rsidR="008164AD" w:rsidRPr="00DA6205">
        <w:rPr>
          <w:rFonts w:ascii="Times New Roman" w:hAnsi="Times New Roman"/>
        </w:rPr>
        <w:t xml:space="preserve"> when a verified snore event occurs, reducing continuous wireless transmission energy and remote server processing overhead.</w:t>
      </w:r>
    </w:p>
    <w:p w14:paraId="5F6571CD" w14:textId="77777777" w:rsidR="008164AD" w:rsidRPr="00DA6205" w:rsidRDefault="008164AD" w:rsidP="00FB01C2">
      <w:pPr>
        <w:rPr>
          <w:rFonts w:ascii="Times New Roman" w:hAnsi="Times New Roman"/>
        </w:rPr>
      </w:pPr>
    </w:p>
    <w:p w14:paraId="52A72550" w14:textId="4D014439" w:rsidR="009F17F3" w:rsidRPr="00DA6205" w:rsidRDefault="009F17F3" w:rsidP="009F17F3">
      <w:pPr>
        <w:pStyle w:val="ListParagraph"/>
        <w:numPr>
          <w:ilvl w:val="2"/>
          <w:numId w:val="2"/>
        </w:numPr>
        <w:rPr>
          <w:rFonts w:ascii="Times New Roman" w:hAnsi="Times New Roman"/>
        </w:rPr>
      </w:pPr>
      <w:r w:rsidRPr="00DA6205">
        <w:rPr>
          <w:rFonts w:ascii="Times New Roman" w:hAnsi="Times New Roman"/>
        </w:rPr>
        <w:t>Modular Software Architecture and E-Waste Reduction</w:t>
      </w:r>
    </w:p>
    <w:p w14:paraId="0EF00C1B" w14:textId="778B54AC" w:rsidR="008164AD" w:rsidRPr="00DA6205" w:rsidRDefault="00D61096" w:rsidP="008164AD">
      <w:pPr>
        <w:rPr>
          <w:rFonts w:ascii="Times New Roman" w:hAnsi="Times New Roman"/>
        </w:rPr>
      </w:pPr>
      <w:r w:rsidRPr="00DA6205">
        <w:rPr>
          <w:rFonts w:ascii="Times New Roman" w:hAnsi="Times New Roman"/>
        </w:rPr>
        <w:t>The sensing</w:t>
      </w:r>
      <w:r w:rsidR="00644FFE" w:rsidRPr="00DA6205">
        <w:rPr>
          <w:rFonts w:ascii="Times New Roman" w:hAnsi="Times New Roman"/>
        </w:rPr>
        <w:t>, feature extraction, neural classification</w:t>
      </w:r>
      <w:r w:rsidR="00BC2722" w:rsidRPr="00DA6205">
        <w:rPr>
          <w:rFonts w:ascii="Times New Roman" w:hAnsi="Times New Roman"/>
        </w:rPr>
        <w:t>, state machine logic and actuation layers were engineered as decoupled and independent modules</w:t>
      </w:r>
      <w:r w:rsidR="000B1EE0">
        <w:rPr>
          <w:rFonts w:ascii="Times New Roman" w:hAnsi="Times New Roman"/>
        </w:rPr>
        <w:t xml:space="preserve"> </w:t>
      </w:r>
      <w:r w:rsidR="009A6737">
        <w:rPr>
          <w:rFonts w:ascii="Times New Roman" w:hAnsi="Times New Roman"/>
        </w:rPr>
        <w:t>[26]</w:t>
      </w:r>
      <w:r w:rsidR="00BC2722" w:rsidRPr="00DA6205">
        <w:rPr>
          <w:rFonts w:ascii="Times New Roman" w:hAnsi="Times New Roman"/>
        </w:rPr>
        <w:t>.</w:t>
      </w:r>
    </w:p>
    <w:p w14:paraId="56DBE3D4" w14:textId="77777777" w:rsidR="00BC2722" w:rsidRPr="00DA6205" w:rsidRDefault="00BC2722" w:rsidP="008164AD">
      <w:pPr>
        <w:rPr>
          <w:rFonts w:ascii="Times New Roman" w:hAnsi="Times New Roman"/>
        </w:rPr>
      </w:pPr>
    </w:p>
    <w:p w14:paraId="03661DF4" w14:textId="158177E7" w:rsidR="00BC2722" w:rsidRPr="00DA6205" w:rsidRDefault="00BC2722" w:rsidP="008164AD">
      <w:pPr>
        <w:rPr>
          <w:rFonts w:ascii="Times New Roman" w:hAnsi="Times New Roman"/>
        </w:rPr>
      </w:pPr>
      <w:r w:rsidRPr="00DA6205">
        <w:rPr>
          <w:rFonts w:ascii="Times New Roman" w:hAnsi="Times New Roman"/>
        </w:rPr>
        <w:t xml:space="preserve">Allowing for </w:t>
      </w:r>
      <w:r w:rsidR="009E3DD5" w:rsidRPr="00DA6205">
        <w:rPr>
          <w:rFonts w:ascii="Times New Roman" w:hAnsi="Times New Roman"/>
        </w:rPr>
        <w:t>individual system components to be updated or upgraded</w:t>
      </w:r>
      <w:r w:rsidR="0009221C" w:rsidRPr="00DA6205">
        <w:rPr>
          <w:rFonts w:ascii="Times New Roman" w:hAnsi="Times New Roman"/>
        </w:rPr>
        <w:t xml:space="preserve">, </w:t>
      </w:r>
      <w:r w:rsidR="00AB67EF" w:rsidRPr="00DA6205">
        <w:rPr>
          <w:rFonts w:ascii="Times New Roman" w:hAnsi="Times New Roman"/>
        </w:rPr>
        <w:t>which includes and is not limited to replacing the baseline heuristic energy detector with a</w:t>
      </w:r>
      <w:r w:rsidR="005B7BCE" w:rsidRPr="00DA6205">
        <w:rPr>
          <w:rFonts w:ascii="Times New Roman" w:hAnsi="Times New Roman"/>
        </w:rPr>
        <w:t>n</w:t>
      </w:r>
      <w:r w:rsidR="00AB67EF" w:rsidRPr="00DA6205">
        <w:rPr>
          <w:rFonts w:ascii="Times New Roman" w:hAnsi="Times New Roman"/>
        </w:rPr>
        <w:t xml:space="preserve"> </w:t>
      </w:r>
      <w:r w:rsidR="00D44E23" w:rsidRPr="00DA6205">
        <w:rPr>
          <w:rFonts w:ascii="Times New Roman" w:hAnsi="Times New Roman"/>
        </w:rPr>
        <w:t xml:space="preserve">improved 1DCNN model. Allowing for the reduction of </w:t>
      </w:r>
      <w:r w:rsidR="005B7BCE" w:rsidRPr="00DA6205">
        <w:rPr>
          <w:rFonts w:ascii="Times New Roman" w:hAnsi="Times New Roman"/>
        </w:rPr>
        <w:t xml:space="preserve">hardware redesigns and physical hardware disposal, which mitigates </w:t>
      </w:r>
      <w:r w:rsidR="00005ABD" w:rsidRPr="00DA6205">
        <w:rPr>
          <w:rFonts w:ascii="Times New Roman" w:hAnsi="Times New Roman"/>
        </w:rPr>
        <w:t>e-wastes and extends hardware longevity.</w:t>
      </w:r>
    </w:p>
    <w:p w14:paraId="20855E96" w14:textId="77777777" w:rsidR="002F75BF" w:rsidRPr="00DA6205" w:rsidRDefault="002F75BF" w:rsidP="008164AD">
      <w:pPr>
        <w:rPr>
          <w:rFonts w:ascii="Times New Roman" w:hAnsi="Times New Roman"/>
        </w:rPr>
      </w:pPr>
    </w:p>
    <w:p w14:paraId="417872F1" w14:textId="448E8B65" w:rsidR="009F17F3" w:rsidRPr="00DA6205" w:rsidRDefault="00CD33C0" w:rsidP="009F17F3">
      <w:pPr>
        <w:pStyle w:val="ListParagraph"/>
        <w:numPr>
          <w:ilvl w:val="2"/>
          <w:numId w:val="2"/>
        </w:numPr>
        <w:rPr>
          <w:rFonts w:ascii="Times New Roman" w:hAnsi="Times New Roman"/>
        </w:rPr>
      </w:pPr>
      <w:r w:rsidRPr="00DA6205">
        <w:rPr>
          <w:rFonts w:ascii="Times New Roman" w:hAnsi="Times New Roman"/>
        </w:rPr>
        <w:t>Energy-Conscious Embedded hardware Deployment</w:t>
      </w:r>
    </w:p>
    <w:p w14:paraId="537323DB" w14:textId="24AA65CA" w:rsidR="002F75BF" w:rsidRPr="00DA6205" w:rsidRDefault="002F75BF" w:rsidP="002F75BF">
      <w:pPr>
        <w:rPr>
          <w:rFonts w:ascii="Times New Roman" w:hAnsi="Times New Roman"/>
        </w:rPr>
      </w:pPr>
      <w:r w:rsidRPr="00DA6205">
        <w:rPr>
          <w:rFonts w:ascii="Times New Roman" w:hAnsi="Times New Roman"/>
        </w:rPr>
        <w:t>Investigati</w:t>
      </w:r>
      <w:r w:rsidR="009F5F58" w:rsidRPr="00DA6205">
        <w:rPr>
          <w:rFonts w:ascii="Times New Roman" w:hAnsi="Times New Roman"/>
        </w:rPr>
        <w:t xml:space="preserve">on of system migration onto dedicated </w:t>
      </w:r>
      <w:r w:rsidR="00E032B9" w:rsidRPr="00DA6205">
        <w:rPr>
          <w:rFonts w:ascii="Times New Roman" w:hAnsi="Times New Roman"/>
        </w:rPr>
        <w:t>single-board computers and low-power microcontrollers establishes a pathway towards minimal wattage hardware deployment. Operating</w:t>
      </w:r>
      <w:r w:rsidR="00D93004" w:rsidRPr="00DA6205">
        <w:rPr>
          <w:rFonts w:ascii="Times New Roman" w:hAnsi="Times New Roman"/>
        </w:rPr>
        <w:t xml:space="preserve"> on 5V-USB or 3.7V</w:t>
      </w:r>
      <w:r w:rsidR="00D15C6F" w:rsidRPr="00DA6205">
        <w:rPr>
          <w:rFonts w:ascii="Times New Roman" w:hAnsi="Times New Roman"/>
        </w:rPr>
        <w:t xml:space="preserve"> LiPo batteries, it reduces overnight electrical power draw, supporting long-term energy</w:t>
      </w:r>
      <w:r w:rsidR="002B6438" w:rsidRPr="00DA6205">
        <w:rPr>
          <w:rFonts w:ascii="Times New Roman" w:hAnsi="Times New Roman"/>
        </w:rPr>
        <w:t xml:space="preserve"> efficiency and home-based operations.</w:t>
      </w:r>
    </w:p>
    <w:p w14:paraId="512432D8" w14:textId="77777777" w:rsidR="002B6438" w:rsidRPr="00DA6205" w:rsidRDefault="002B6438" w:rsidP="002F75BF">
      <w:pPr>
        <w:rPr>
          <w:rFonts w:ascii="Times New Roman" w:hAnsi="Times New Roman"/>
        </w:rPr>
      </w:pPr>
    </w:p>
    <w:p w14:paraId="422C768C" w14:textId="1A63E7BF" w:rsidR="002E0742" w:rsidRPr="00DA6205" w:rsidRDefault="009F17F3" w:rsidP="002E0742">
      <w:pPr>
        <w:pStyle w:val="ListParagraph"/>
        <w:numPr>
          <w:ilvl w:val="1"/>
          <w:numId w:val="2"/>
        </w:numPr>
        <w:rPr>
          <w:rFonts w:ascii="Times New Roman" w:hAnsi="Times New Roman"/>
        </w:rPr>
      </w:pPr>
      <w:r w:rsidRPr="00DA6205">
        <w:rPr>
          <w:rFonts w:ascii="Times New Roman" w:hAnsi="Times New Roman"/>
        </w:rPr>
        <w:t>Social Sustainability</w:t>
      </w:r>
    </w:p>
    <w:p w14:paraId="613DE214" w14:textId="106963DD" w:rsidR="00CD33C0" w:rsidRPr="00DA6205" w:rsidRDefault="00CD33C0" w:rsidP="00CD33C0">
      <w:pPr>
        <w:pStyle w:val="ListParagraph"/>
        <w:numPr>
          <w:ilvl w:val="2"/>
          <w:numId w:val="2"/>
        </w:numPr>
        <w:rPr>
          <w:rFonts w:ascii="Times New Roman" w:hAnsi="Times New Roman"/>
        </w:rPr>
      </w:pPr>
      <w:r w:rsidRPr="00DA6205">
        <w:rPr>
          <w:rFonts w:ascii="Times New Roman" w:hAnsi="Times New Roman"/>
        </w:rPr>
        <w:t xml:space="preserve">Privacy Design and </w:t>
      </w:r>
      <w:r w:rsidR="007C0720" w:rsidRPr="00DA6205">
        <w:rPr>
          <w:rFonts w:ascii="Times New Roman" w:hAnsi="Times New Roman"/>
        </w:rPr>
        <w:t>B</w:t>
      </w:r>
      <w:r w:rsidRPr="00DA6205">
        <w:rPr>
          <w:rFonts w:ascii="Times New Roman" w:hAnsi="Times New Roman"/>
        </w:rPr>
        <w:t>edroom Acoustic Safeguards</w:t>
      </w:r>
    </w:p>
    <w:p w14:paraId="4C66A69C" w14:textId="1E26FDD4" w:rsidR="003053BD" w:rsidRPr="00DA6205" w:rsidRDefault="002B6438" w:rsidP="002B6438">
      <w:pPr>
        <w:rPr>
          <w:rFonts w:ascii="Times New Roman" w:hAnsi="Times New Roman"/>
        </w:rPr>
      </w:pPr>
      <w:r w:rsidRPr="00DA6205">
        <w:rPr>
          <w:rFonts w:ascii="Times New Roman" w:hAnsi="Times New Roman"/>
        </w:rPr>
        <w:t>Bedside acoustic monitoring inherently introd</w:t>
      </w:r>
      <w:r w:rsidR="001C0971" w:rsidRPr="00DA6205">
        <w:rPr>
          <w:rFonts w:ascii="Times New Roman" w:hAnsi="Times New Roman"/>
        </w:rPr>
        <w:t>uces</w:t>
      </w:r>
      <w:r w:rsidR="00C62A9C" w:rsidRPr="00DA6205">
        <w:rPr>
          <w:rFonts w:ascii="Times New Roman" w:hAnsi="Times New Roman"/>
        </w:rPr>
        <w:t xml:space="preserve"> </w:t>
      </w:r>
      <w:r w:rsidR="0002172A" w:rsidRPr="00DA6205">
        <w:rPr>
          <w:rFonts w:ascii="Times New Roman" w:hAnsi="Times New Roman"/>
        </w:rPr>
        <w:t>severe privacy risks regarding unintended capture and storage of</w:t>
      </w:r>
      <w:r w:rsidR="009A0648" w:rsidRPr="00DA6205">
        <w:rPr>
          <w:rFonts w:ascii="Times New Roman" w:hAnsi="Times New Roman"/>
        </w:rPr>
        <w:t xml:space="preserve"> sensitive bedroom audio, private conversions and non-consensual sound recordings.</w:t>
      </w:r>
      <w:r w:rsidR="007C0720" w:rsidRPr="00DA6205">
        <w:rPr>
          <w:rFonts w:ascii="Times New Roman" w:hAnsi="Times New Roman"/>
        </w:rPr>
        <w:t xml:space="preserve"> </w:t>
      </w:r>
      <w:r w:rsidR="003053BD" w:rsidRPr="00DA6205">
        <w:rPr>
          <w:rFonts w:ascii="Times New Roman" w:hAnsi="Times New Roman"/>
        </w:rPr>
        <w:t xml:space="preserve">By ensuring that the PCM audio frames </w:t>
      </w:r>
      <w:r w:rsidR="00C42828" w:rsidRPr="00DA6205">
        <w:rPr>
          <w:rFonts w:ascii="Times New Roman" w:hAnsi="Times New Roman"/>
        </w:rPr>
        <w:t>reside only in volatile RAM memory</w:t>
      </w:r>
      <w:r w:rsidR="00A77299" w:rsidRPr="00DA6205">
        <w:rPr>
          <w:rFonts w:ascii="Times New Roman" w:hAnsi="Times New Roman"/>
        </w:rPr>
        <w:t xml:space="preserve"> and</w:t>
      </w:r>
      <w:r w:rsidR="00C42828" w:rsidRPr="00DA6205">
        <w:rPr>
          <w:rFonts w:ascii="Times New Roman" w:hAnsi="Times New Roman"/>
        </w:rPr>
        <w:t xml:space="preserve"> is immediately overwritten upon completion of evaluation</w:t>
      </w:r>
      <w:r w:rsidR="00A77299" w:rsidRPr="00DA6205">
        <w:rPr>
          <w:rFonts w:ascii="Times New Roman" w:hAnsi="Times New Roman"/>
        </w:rPr>
        <w:t xml:space="preserve">, </w:t>
      </w:r>
      <w:r w:rsidR="003E07DA" w:rsidRPr="00DA6205">
        <w:rPr>
          <w:rFonts w:ascii="Times New Roman" w:hAnsi="Times New Roman"/>
        </w:rPr>
        <w:t>it prevents raw audio files to be recorded, written or saved to persistent storage</w:t>
      </w:r>
      <w:r w:rsidR="002D0560" w:rsidRPr="00DA6205">
        <w:rPr>
          <w:rFonts w:ascii="Times New Roman" w:hAnsi="Times New Roman"/>
        </w:rPr>
        <w:t xml:space="preserve">. Only telemetry data are stored in a CSV file for this current version of the system for </w:t>
      </w:r>
      <w:r w:rsidR="00AC004A" w:rsidRPr="00DA6205">
        <w:rPr>
          <w:rFonts w:ascii="Times New Roman" w:hAnsi="Times New Roman"/>
        </w:rPr>
        <w:t>snore data analysis purposes</w:t>
      </w:r>
      <w:r w:rsidR="000B1EE0">
        <w:rPr>
          <w:rFonts w:ascii="Times New Roman" w:hAnsi="Times New Roman"/>
        </w:rPr>
        <w:t xml:space="preserve"> </w:t>
      </w:r>
      <w:r w:rsidR="009A6737">
        <w:rPr>
          <w:rFonts w:ascii="Times New Roman" w:hAnsi="Times New Roman"/>
        </w:rPr>
        <w:t>[26]</w:t>
      </w:r>
      <w:r w:rsidR="00AC004A" w:rsidRPr="00DA6205">
        <w:rPr>
          <w:rFonts w:ascii="Times New Roman" w:hAnsi="Times New Roman"/>
        </w:rPr>
        <w:t>.</w:t>
      </w:r>
    </w:p>
    <w:p w14:paraId="7F1E479A" w14:textId="77777777" w:rsidR="007C0720" w:rsidRPr="00DA6205" w:rsidRDefault="007C0720" w:rsidP="002B6438">
      <w:pPr>
        <w:rPr>
          <w:rFonts w:ascii="Times New Roman" w:hAnsi="Times New Roman"/>
        </w:rPr>
      </w:pPr>
    </w:p>
    <w:p w14:paraId="7505DE96" w14:textId="3E52AF14" w:rsidR="007C0720" w:rsidRPr="00DA6205" w:rsidRDefault="0007174F" w:rsidP="002B6438">
      <w:pPr>
        <w:rPr>
          <w:rFonts w:ascii="Times New Roman" w:hAnsi="Times New Roman"/>
        </w:rPr>
      </w:pPr>
      <w:r w:rsidRPr="00DA6205">
        <w:rPr>
          <w:rFonts w:ascii="Times New Roman" w:hAnsi="Times New Roman"/>
        </w:rPr>
        <w:t xml:space="preserve">During snore data tests, users will also be made to complete </w:t>
      </w:r>
      <w:r w:rsidR="004104CD" w:rsidRPr="00DA6205">
        <w:rPr>
          <w:rFonts w:ascii="Times New Roman" w:hAnsi="Times New Roman"/>
        </w:rPr>
        <w:t xml:space="preserve">and sign </w:t>
      </w:r>
      <w:r w:rsidRPr="00DA6205">
        <w:rPr>
          <w:rFonts w:ascii="Times New Roman" w:hAnsi="Times New Roman"/>
        </w:rPr>
        <w:t>a consent form</w:t>
      </w:r>
      <w:r w:rsidR="004155A6" w:rsidRPr="00DA6205">
        <w:rPr>
          <w:rFonts w:ascii="Times New Roman" w:hAnsi="Times New Roman"/>
        </w:rPr>
        <w:t xml:space="preserve">, ensuring that they are made aware of the system architecture </w:t>
      </w:r>
      <w:r w:rsidR="004104CD" w:rsidRPr="00DA6205">
        <w:rPr>
          <w:rFonts w:ascii="Times New Roman" w:hAnsi="Times New Roman"/>
        </w:rPr>
        <w:t xml:space="preserve">and relevant privacy risks before </w:t>
      </w:r>
      <w:r w:rsidR="001B2511" w:rsidRPr="00DA6205">
        <w:rPr>
          <w:rFonts w:ascii="Times New Roman" w:hAnsi="Times New Roman"/>
        </w:rPr>
        <w:t xml:space="preserve">undergoing the test procedures. This allows for non-intrusion of </w:t>
      </w:r>
      <w:r w:rsidR="00ED3EB8" w:rsidRPr="00DA6205">
        <w:rPr>
          <w:rFonts w:ascii="Times New Roman" w:hAnsi="Times New Roman"/>
        </w:rPr>
        <w:t>respective privacy.</w:t>
      </w:r>
    </w:p>
    <w:p w14:paraId="5D26FD17" w14:textId="77777777" w:rsidR="00AC004A" w:rsidRPr="00DA6205" w:rsidRDefault="00AC004A" w:rsidP="002B6438">
      <w:pPr>
        <w:rPr>
          <w:rFonts w:ascii="Times New Roman" w:hAnsi="Times New Roman"/>
        </w:rPr>
      </w:pPr>
    </w:p>
    <w:p w14:paraId="4D3F4F89" w14:textId="654ECB0C" w:rsidR="00CD33C0" w:rsidRPr="00DA6205" w:rsidRDefault="00CD33C0" w:rsidP="00CD33C0">
      <w:pPr>
        <w:pStyle w:val="ListParagraph"/>
        <w:numPr>
          <w:ilvl w:val="2"/>
          <w:numId w:val="2"/>
        </w:numPr>
        <w:rPr>
          <w:rFonts w:ascii="Times New Roman" w:hAnsi="Times New Roman"/>
        </w:rPr>
      </w:pPr>
      <w:r w:rsidRPr="00DA6205">
        <w:rPr>
          <w:rFonts w:ascii="Times New Roman" w:hAnsi="Times New Roman"/>
        </w:rPr>
        <w:t xml:space="preserve">User Comfort and </w:t>
      </w:r>
      <w:r w:rsidR="008214B2" w:rsidRPr="00DA6205">
        <w:rPr>
          <w:rFonts w:ascii="Times New Roman" w:hAnsi="Times New Roman"/>
        </w:rPr>
        <w:t>Preservation of Sleep</w:t>
      </w:r>
    </w:p>
    <w:p w14:paraId="0D0375F1" w14:textId="5A74D767" w:rsidR="00AC004A" w:rsidRPr="00DA6205" w:rsidRDefault="00AC004A" w:rsidP="00AC004A">
      <w:pPr>
        <w:rPr>
          <w:rFonts w:ascii="Times New Roman" w:hAnsi="Times New Roman"/>
        </w:rPr>
      </w:pPr>
      <w:r w:rsidRPr="00DA6205">
        <w:rPr>
          <w:rFonts w:ascii="Times New Roman" w:hAnsi="Times New Roman"/>
        </w:rPr>
        <w:t>Delivery of inappropriate</w:t>
      </w:r>
      <w:r w:rsidR="00317815" w:rsidRPr="00DA6205">
        <w:rPr>
          <w:rFonts w:ascii="Times New Roman" w:hAnsi="Times New Roman"/>
        </w:rPr>
        <w:t>, aggressive or excessive physical stimulation during sleep will bring sleep disruption</w:t>
      </w:r>
      <w:r w:rsidR="00783F8C" w:rsidRPr="00DA6205">
        <w:rPr>
          <w:rFonts w:ascii="Times New Roman" w:hAnsi="Times New Roman"/>
        </w:rPr>
        <w:t>, causing awakenings, night-time stress and ultimately product abandonment.</w:t>
      </w:r>
    </w:p>
    <w:p w14:paraId="5A8DF3EC" w14:textId="77777777" w:rsidR="00783F8C" w:rsidRPr="00DA6205" w:rsidRDefault="00783F8C" w:rsidP="00AC004A">
      <w:pPr>
        <w:rPr>
          <w:rFonts w:ascii="Times New Roman" w:hAnsi="Times New Roman"/>
        </w:rPr>
      </w:pPr>
    </w:p>
    <w:p w14:paraId="565562F4" w14:textId="532DFCF3" w:rsidR="00783F8C" w:rsidRPr="00DA6205" w:rsidRDefault="00D752F3" w:rsidP="00AC004A">
      <w:pPr>
        <w:rPr>
          <w:rFonts w:ascii="Times New Roman" w:hAnsi="Times New Roman"/>
        </w:rPr>
      </w:pPr>
      <w:r w:rsidRPr="00DA6205">
        <w:rPr>
          <w:rFonts w:ascii="Times New Roman" w:hAnsi="Times New Roman"/>
        </w:rPr>
        <w:t xml:space="preserve">Social acceptance and long-term user adherence are prioritised by incorporating </w:t>
      </w:r>
      <w:r w:rsidR="00C8454D" w:rsidRPr="00DA6205">
        <w:rPr>
          <w:rFonts w:ascii="Times New Roman" w:hAnsi="Times New Roman"/>
        </w:rPr>
        <w:t xml:space="preserve">consecutive hit filtering and refractory cooldown windows. Ensuring that the </w:t>
      </w:r>
      <w:proofErr w:type="spellStart"/>
      <w:r w:rsidR="00C8454D" w:rsidRPr="00DA6205">
        <w:rPr>
          <w:rFonts w:ascii="Times New Roman" w:hAnsi="Times New Roman"/>
        </w:rPr>
        <w:t>Pavlok</w:t>
      </w:r>
      <w:proofErr w:type="spellEnd"/>
      <w:r w:rsidR="00C8454D" w:rsidRPr="00DA6205">
        <w:rPr>
          <w:rFonts w:ascii="Times New Roman" w:hAnsi="Times New Roman"/>
        </w:rPr>
        <w:t xml:space="preserve"> </w:t>
      </w:r>
      <w:r w:rsidR="00C8454D" w:rsidRPr="00DA6205">
        <w:rPr>
          <w:rFonts w:ascii="Times New Roman" w:hAnsi="Times New Roman"/>
        </w:rPr>
        <w:lastRenderedPageBreak/>
        <w:t>wearable only delivers subtle</w:t>
      </w:r>
      <w:r w:rsidR="00A35B11" w:rsidRPr="00DA6205">
        <w:rPr>
          <w:rFonts w:ascii="Times New Roman" w:hAnsi="Times New Roman"/>
        </w:rPr>
        <w:t>, comfort-calibrated nudges which serves to prompt minor behavioural modification through postur</w:t>
      </w:r>
      <w:r w:rsidR="00304490" w:rsidRPr="00DA6205">
        <w:rPr>
          <w:rFonts w:ascii="Times New Roman" w:hAnsi="Times New Roman"/>
        </w:rPr>
        <w:t>al change, preserving the sleep continuity of user and bed partner</w:t>
      </w:r>
      <w:r w:rsidR="004A790A" w:rsidRPr="00DA6205">
        <w:rPr>
          <w:rFonts w:ascii="Times New Roman" w:hAnsi="Times New Roman"/>
        </w:rPr>
        <w:t>.</w:t>
      </w:r>
    </w:p>
    <w:p w14:paraId="5321B0C2" w14:textId="5106C770" w:rsidR="00ED3EB8" w:rsidRPr="00DA6205" w:rsidRDefault="00ED3EB8">
      <w:pPr>
        <w:rPr>
          <w:rFonts w:ascii="Times New Roman" w:hAnsi="Times New Roman"/>
        </w:rPr>
      </w:pPr>
    </w:p>
    <w:p w14:paraId="4C227505" w14:textId="05135E9F" w:rsidR="008214B2" w:rsidRPr="00DA6205" w:rsidRDefault="008214B2" w:rsidP="00CD33C0">
      <w:pPr>
        <w:pStyle w:val="ListParagraph"/>
        <w:numPr>
          <w:ilvl w:val="2"/>
          <w:numId w:val="2"/>
        </w:numPr>
        <w:rPr>
          <w:rFonts w:ascii="Times New Roman" w:hAnsi="Times New Roman"/>
        </w:rPr>
      </w:pPr>
      <w:r w:rsidRPr="00DA6205">
        <w:rPr>
          <w:rFonts w:ascii="Times New Roman" w:hAnsi="Times New Roman"/>
        </w:rPr>
        <w:t>Ethical Positioning as a Non-Clinical Behavioural Aid</w:t>
      </w:r>
    </w:p>
    <w:p w14:paraId="1E945FEA" w14:textId="1E9C9E9D" w:rsidR="004A790A" w:rsidRPr="00DA6205" w:rsidRDefault="004A790A" w:rsidP="004A790A">
      <w:pPr>
        <w:rPr>
          <w:rFonts w:ascii="Times New Roman" w:hAnsi="Times New Roman"/>
        </w:rPr>
      </w:pPr>
      <w:r w:rsidRPr="00DA6205">
        <w:rPr>
          <w:rFonts w:ascii="Times New Roman" w:hAnsi="Times New Roman"/>
        </w:rPr>
        <w:t>This project is explicitly de</w:t>
      </w:r>
      <w:r w:rsidR="001036E1" w:rsidRPr="00DA6205">
        <w:rPr>
          <w:rFonts w:ascii="Times New Roman" w:hAnsi="Times New Roman"/>
        </w:rPr>
        <w:t xml:space="preserve">fined as an engineering system aimed </w:t>
      </w:r>
      <w:r w:rsidR="00E95FB2" w:rsidRPr="00DA6205">
        <w:rPr>
          <w:rFonts w:ascii="Times New Roman" w:hAnsi="Times New Roman"/>
        </w:rPr>
        <w:t>as a feedback mechanism for atomic behavioural modification</w:t>
      </w:r>
      <w:r w:rsidR="00BB7B31" w:rsidRPr="00DA6205">
        <w:rPr>
          <w:rFonts w:ascii="Times New Roman" w:hAnsi="Times New Roman"/>
        </w:rPr>
        <w:t>, serving the purpose for a non-invasive consumer-level b</w:t>
      </w:r>
      <w:r w:rsidR="00226B1A" w:rsidRPr="00DA6205">
        <w:rPr>
          <w:rFonts w:ascii="Times New Roman" w:hAnsi="Times New Roman"/>
        </w:rPr>
        <w:t>eha</w:t>
      </w:r>
      <w:r w:rsidR="00BB7B31" w:rsidRPr="00DA6205">
        <w:rPr>
          <w:rFonts w:ascii="Times New Roman" w:hAnsi="Times New Roman"/>
        </w:rPr>
        <w:t>vioural mitigation aid</w:t>
      </w:r>
      <w:r w:rsidR="00226B1A" w:rsidRPr="00DA6205">
        <w:rPr>
          <w:rFonts w:ascii="Times New Roman" w:hAnsi="Times New Roman"/>
        </w:rPr>
        <w:t>.</w:t>
      </w:r>
    </w:p>
    <w:p w14:paraId="675AA708" w14:textId="77777777" w:rsidR="00226B1A" w:rsidRPr="00DA6205" w:rsidRDefault="00226B1A" w:rsidP="004A790A">
      <w:pPr>
        <w:rPr>
          <w:rFonts w:ascii="Times New Roman" w:hAnsi="Times New Roman"/>
        </w:rPr>
      </w:pPr>
    </w:p>
    <w:p w14:paraId="32F3DB82" w14:textId="6C761B3B" w:rsidR="00226B1A" w:rsidRPr="00DA6205" w:rsidRDefault="00226B1A" w:rsidP="004A790A">
      <w:pPr>
        <w:rPr>
          <w:rFonts w:ascii="Times New Roman" w:hAnsi="Times New Roman"/>
        </w:rPr>
      </w:pPr>
      <w:r w:rsidRPr="00DA6205">
        <w:rPr>
          <w:rFonts w:ascii="Times New Roman" w:hAnsi="Times New Roman"/>
        </w:rPr>
        <w:t xml:space="preserve">It avoids overstating clinical diagnostic </w:t>
      </w:r>
      <w:r w:rsidR="008847EE" w:rsidRPr="00DA6205">
        <w:rPr>
          <w:rFonts w:ascii="Times New Roman" w:hAnsi="Times New Roman"/>
        </w:rPr>
        <w:t>capabilities or attempting to replace accredited medical therapies such as CPAP</w:t>
      </w:r>
      <w:r w:rsidR="00E23A7C" w:rsidRPr="00DA6205">
        <w:rPr>
          <w:rFonts w:ascii="Times New Roman" w:hAnsi="Times New Roman"/>
        </w:rPr>
        <w:t xml:space="preserve"> and MADs for OSA, giving it the transparent position </w:t>
      </w:r>
      <w:r w:rsidR="00612DB9" w:rsidRPr="00DA6205">
        <w:rPr>
          <w:rFonts w:ascii="Times New Roman" w:hAnsi="Times New Roman"/>
        </w:rPr>
        <w:t>to ensure responsible and ethically aligned technology deployment.</w:t>
      </w:r>
    </w:p>
    <w:p w14:paraId="289C0BA2" w14:textId="77777777" w:rsidR="00ED3EB8" w:rsidRPr="00DA6205" w:rsidRDefault="00ED3EB8" w:rsidP="004A790A">
      <w:pPr>
        <w:rPr>
          <w:rFonts w:ascii="Times New Roman" w:hAnsi="Times New Roman"/>
        </w:rPr>
      </w:pPr>
    </w:p>
    <w:p w14:paraId="70240443" w14:textId="14C5199D" w:rsidR="009F17F3" w:rsidRPr="00DA6205" w:rsidRDefault="009F17F3" w:rsidP="002E0742">
      <w:pPr>
        <w:pStyle w:val="ListParagraph"/>
        <w:numPr>
          <w:ilvl w:val="1"/>
          <w:numId w:val="2"/>
        </w:numPr>
        <w:rPr>
          <w:rFonts w:ascii="Times New Roman" w:hAnsi="Times New Roman"/>
        </w:rPr>
      </w:pPr>
      <w:r w:rsidRPr="00DA6205">
        <w:rPr>
          <w:rFonts w:ascii="Times New Roman" w:hAnsi="Times New Roman"/>
        </w:rPr>
        <w:t>Economic Sustainability</w:t>
      </w:r>
    </w:p>
    <w:p w14:paraId="576B0417" w14:textId="2E0A905E" w:rsidR="008214B2" w:rsidRPr="00DA6205" w:rsidRDefault="00867ABD" w:rsidP="008214B2">
      <w:pPr>
        <w:pStyle w:val="ListParagraph"/>
        <w:numPr>
          <w:ilvl w:val="2"/>
          <w:numId w:val="2"/>
        </w:numPr>
        <w:rPr>
          <w:rFonts w:ascii="Times New Roman" w:hAnsi="Times New Roman"/>
        </w:rPr>
      </w:pPr>
      <w:r w:rsidRPr="00DA6205">
        <w:rPr>
          <w:rFonts w:ascii="Times New Roman" w:hAnsi="Times New Roman"/>
        </w:rPr>
        <w:t>Utilising Commerc</w:t>
      </w:r>
      <w:r w:rsidR="00570270" w:rsidRPr="00DA6205">
        <w:rPr>
          <w:rFonts w:ascii="Times New Roman" w:hAnsi="Times New Roman"/>
        </w:rPr>
        <w:t>i</w:t>
      </w:r>
      <w:r w:rsidRPr="00DA6205">
        <w:rPr>
          <w:rFonts w:ascii="Times New Roman" w:hAnsi="Times New Roman"/>
        </w:rPr>
        <w:t>ally Available Hardware</w:t>
      </w:r>
    </w:p>
    <w:p w14:paraId="412DD2D7" w14:textId="5A97AE71" w:rsidR="00ED3EB8" w:rsidRPr="00DA6205" w:rsidRDefault="00E4389C" w:rsidP="00ED3EB8">
      <w:pPr>
        <w:rPr>
          <w:rFonts w:ascii="Times New Roman" w:hAnsi="Times New Roman"/>
        </w:rPr>
      </w:pPr>
      <w:r w:rsidRPr="00DA6205">
        <w:rPr>
          <w:rFonts w:ascii="Times New Roman" w:hAnsi="Times New Roman"/>
        </w:rPr>
        <w:t>Through using widely accessible, off-the-shelf</w:t>
      </w:r>
      <w:r w:rsidR="001244B0" w:rsidRPr="00DA6205">
        <w:rPr>
          <w:rFonts w:ascii="Times New Roman" w:hAnsi="Times New Roman"/>
        </w:rPr>
        <w:t xml:space="preserve"> development platforms such as Android OS, Raspberry Pi 3 Model A+</w:t>
      </w:r>
      <w:r w:rsidR="00BF51F2" w:rsidRPr="00DA6205">
        <w:rPr>
          <w:rFonts w:ascii="Times New Roman" w:hAnsi="Times New Roman"/>
        </w:rPr>
        <w:t xml:space="preserve"> and commercial consumer products such as the </w:t>
      </w:r>
      <w:proofErr w:type="spellStart"/>
      <w:r w:rsidR="00BF51F2" w:rsidRPr="00DA6205">
        <w:rPr>
          <w:rFonts w:ascii="Times New Roman" w:hAnsi="Times New Roman"/>
        </w:rPr>
        <w:t>Pavlok</w:t>
      </w:r>
      <w:proofErr w:type="spellEnd"/>
      <w:r w:rsidR="00BF51F2" w:rsidRPr="00DA6205">
        <w:rPr>
          <w:rFonts w:ascii="Times New Roman" w:hAnsi="Times New Roman"/>
        </w:rPr>
        <w:t xml:space="preserve"> 2 and </w:t>
      </w:r>
      <w:proofErr w:type="spellStart"/>
      <w:r w:rsidR="00BF51F2" w:rsidRPr="00DA6205">
        <w:rPr>
          <w:rFonts w:ascii="Times New Roman" w:hAnsi="Times New Roman"/>
        </w:rPr>
        <w:t>Pavlok</w:t>
      </w:r>
      <w:proofErr w:type="spellEnd"/>
      <w:r w:rsidR="00BF51F2" w:rsidRPr="00DA6205">
        <w:rPr>
          <w:rFonts w:ascii="Times New Roman" w:hAnsi="Times New Roman"/>
        </w:rPr>
        <w:t xml:space="preserve"> 3, a</w:t>
      </w:r>
      <w:r w:rsidR="004802E6" w:rsidRPr="00DA6205">
        <w:rPr>
          <w:rFonts w:ascii="Times New Roman" w:hAnsi="Times New Roman"/>
        </w:rPr>
        <w:t>voids expensive custom integrated circuit fabrication, custom tooling and proprietary wearable manufa</w:t>
      </w:r>
      <w:r w:rsidR="00866991" w:rsidRPr="00DA6205">
        <w:rPr>
          <w:rFonts w:ascii="Times New Roman" w:hAnsi="Times New Roman"/>
        </w:rPr>
        <w:t>cturing during the research and developmental phase of this project.</w:t>
      </w:r>
    </w:p>
    <w:p w14:paraId="53463412" w14:textId="77777777" w:rsidR="00866991" w:rsidRPr="00DA6205" w:rsidRDefault="00866991" w:rsidP="00ED3EB8">
      <w:pPr>
        <w:rPr>
          <w:rFonts w:ascii="Times New Roman" w:hAnsi="Times New Roman"/>
        </w:rPr>
      </w:pPr>
    </w:p>
    <w:p w14:paraId="5A8E1582" w14:textId="2E1B5AA2" w:rsidR="00867ABD" w:rsidRPr="00DA6205" w:rsidRDefault="00867ABD" w:rsidP="008214B2">
      <w:pPr>
        <w:pStyle w:val="ListParagraph"/>
        <w:numPr>
          <w:ilvl w:val="2"/>
          <w:numId w:val="2"/>
        </w:numPr>
        <w:rPr>
          <w:rFonts w:ascii="Times New Roman" w:hAnsi="Times New Roman"/>
        </w:rPr>
      </w:pPr>
      <w:r w:rsidRPr="00DA6205">
        <w:rPr>
          <w:rFonts w:ascii="Times New Roman" w:hAnsi="Times New Roman"/>
        </w:rPr>
        <w:t>Low-Cost Alternative to Invasive Clinical Equipment</w:t>
      </w:r>
    </w:p>
    <w:p w14:paraId="437BCED9" w14:textId="7D3303F8" w:rsidR="009D0633" w:rsidRPr="00DA6205" w:rsidRDefault="009D0A93" w:rsidP="00866991">
      <w:pPr>
        <w:rPr>
          <w:rFonts w:ascii="Times New Roman" w:hAnsi="Times New Roman"/>
        </w:rPr>
      </w:pPr>
      <w:r w:rsidRPr="00DA6205">
        <w:rPr>
          <w:rFonts w:ascii="Times New Roman" w:hAnsi="Times New Roman"/>
        </w:rPr>
        <w:t xml:space="preserve">This project though focused on the </w:t>
      </w:r>
      <w:proofErr w:type="spellStart"/>
      <w:r w:rsidRPr="00DA6205">
        <w:rPr>
          <w:rFonts w:ascii="Times New Roman" w:hAnsi="Times New Roman"/>
        </w:rPr>
        <w:t>Pavlok</w:t>
      </w:r>
      <w:proofErr w:type="spellEnd"/>
      <w:r w:rsidRPr="00DA6205">
        <w:rPr>
          <w:rFonts w:ascii="Times New Roman" w:hAnsi="Times New Roman"/>
        </w:rPr>
        <w:t xml:space="preserve"> wearable, paves the way for </w:t>
      </w:r>
      <w:r w:rsidR="00A3229A" w:rsidRPr="00DA6205">
        <w:rPr>
          <w:rFonts w:ascii="Times New Roman" w:hAnsi="Times New Roman"/>
        </w:rPr>
        <w:t xml:space="preserve">a bedside edge-sensing application linked to a reusable consumer wearable. It </w:t>
      </w:r>
      <w:r w:rsidR="004F07BC" w:rsidRPr="00DA6205">
        <w:rPr>
          <w:rFonts w:ascii="Times New Roman" w:hAnsi="Times New Roman"/>
        </w:rPr>
        <w:t>presents a highly accessible</w:t>
      </w:r>
      <w:r w:rsidR="006D6050" w:rsidRPr="00DA6205">
        <w:rPr>
          <w:rFonts w:ascii="Times New Roman" w:hAnsi="Times New Roman"/>
        </w:rPr>
        <w:t xml:space="preserve">, low-cost behavioural alternative for </w:t>
      </w:r>
      <w:r w:rsidR="00004165" w:rsidRPr="00DA6205">
        <w:rPr>
          <w:rFonts w:ascii="Times New Roman" w:hAnsi="Times New Roman"/>
        </w:rPr>
        <w:t>atomic behavioural modification for simple primary snoring</w:t>
      </w:r>
      <w:r w:rsidR="00A10BE1" w:rsidRPr="00DA6205">
        <w:rPr>
          <w:rFonts w:ascii="Times New Roman" w:hAnsi="Times New Roman"/>
        </w:rPr>
        <w:t>, lowering economic entry barriers for home sleep wellness</w:t>
      </w:r>
      <w:r w:rsidR="009D0633" w:rsidRPr="00DA6205">
        <w:rPr>
          <w:rFonts w:ascii="Times New Roman" w:hAnsi="Times New Roman"/>
        </w:rPr>
        <w:t>.</w:t>
      </w:r>
    </w:p>
    <w:p w14:paraId="292C3B27" w14:textId="77777777" w:rsidR="009D0633" w:rsidRPr="00DA6205" w:rsidRDefault="009D0633">
      <w:pPr>
        <w:rPr>
          <w:rFonts w:ascii="Times New Roman" w:hAnsi="Times New Roman"/>
        </w:rPr>
      </w:pPr>
      <w:r w:rsidRPr="00DA6205">
        <w:rPr>
          <w:rFonts w:ascii="Times New Roman" w:hAnsi="Times New Roman"/>
        </w:rPr>
        <w:br w:type="page"/>
      </w:r>
    </w:p>
    <w:p w14:paraId="7CF925FB" w14:textId="79620E3C" w:rsidR="00866991" w:rsidRPr="00DA6205" w:rsidRDefault="009D0633" w:rsidP="009D0633">
      <w:pPr>
        <w:pStyle w:val="Heading1"/>
        <w:numPr>
          <w:ilvl w:val="0"/>
          <w:numId w:val="2"/>
        </w:numPr>
        <w:rPr>
          <w:rFonts w:ascii="Times New Roman" w:hAnsi="Times New Roman" w:cs="Times New Roman"/>
        </w:rPr>
      </w:pPr>
      <w:bookmarkStart w:id="16" w:name="_Toc243847584"/>
      <w:r w:rsidRPr="00DA6205">
        <w:rPr>
          <w:rFonts w:ascii="Times New Roman" w:hAnsi="Times New Roman" w:cs="Times New Roman"/>
        </w:rPr>
        <w:lastRenderedPageBreak/>
        <w:t>Conclusion</w:t>
      </w:r>
      <w:bookmarkEnd w:id="16"/>
    </w:p>
    <w:p w14:paraId="670345A5" w14:textId="4971CD91" w:rsidR="009D0633" w:rsidRPr="00DA6205" w:rsidRDefault="00822496" w:rsidP="00822496">
      <w:pPr>
        <w:pStyle w:val="ListParagraph"/>
        <w:numPr>
          <w:ilvl w:val="1"/>
          <w:numId w:val="2"/>
        </w:numPr>
        <w:rPr>
          <w:rFonts w:ascii="Times New Roman" w:hAnsi="Times New Roman"/>
        </w:rPr>
      </w:pPr>
      <w:r w:rsidRPr="00DA6205">
        <w:rPr>
          <w:rFonts w:ascii="Times New Roman" w:hAnsi="Times New Roman"/>
        </w:rPr>
        <w:t>Summary of</w:t>
      </w:r>
      <w:r w:rsidR="00031F01" w:rsidRPr="00DA6205">
        <w:rPr>
          <w:rFonts w:ascii="Times New Roman" w:hAnsi="Times New Roman"/>
        </w:rPr>
        <w:t xml:space="preserve"> Work</w:t>
      </w:r>
    </w:p>
    <w:p w14:paraId="59E2C176" w14:textId="61613BFA" w:rsidR="002646A4" w:rsidRPr="00DA6205" w:rsidRDefault="003A57C5" w:rsidP="003A57C5">
      <w:pPr>
        <w:rPr>
          <w:rFonts w:ascii="Times New Roman" w:hAnsi="Times New Roman"/>
        </w:rPr>
      </w:pPr>
      <w:r w:rsidRPr="00DA6205">
        <w:rPr>
          <w:rFonts w:ascii="Times New Roman" w:hAnsi="Times New Roman"/>
        </w:rPr>
        <w:t xml:space="preserve">This thesis investigated the development, architectural trade-offs and empirical validation of </w:t>
      </w:r>
      <w:proofErr w:type="spellStart"/>
      <w:r w:rsidRPr="00DA6205">
        <w:rPr>
          <w:rFonts w:ascii="Times New Roman" w:hAnsi="Times New Roman"/>
        </w:rPr>
        <w:t>Pavlok</w:t>
      </w:r>
      <w:proofErr w:type="spellEnd"/>
      <w:r w:rsidRPr="00DA6205">
        <w:rPr>
          <w:rFonts w:ascii="Times New Roman" w:hAnsi="Times New Roman"/>
        </w:rPr>
        <w:t xml:space="preserve"> Nudge</w:t>
      </w:r>
      <w:r w:rsidR="001433C7" w:rsidRPr="00DA6205">
        <w:rPr>
          <w:rFonts w:ascii="Times New Roman" w:hAnsi="Times New Roman"/>
        </w:rPr>
        <w:t>, a closed-loop, bedside-sensing snore detection and haptic intervention.</w:t>
      </w:r>
    </w:p>
    <w:p w14:paraId="03AA26DE" w14:textId="77777777" w:rsidR="001433C7" w:rsidRPr="00DA6205" w:rsidRDefault="001433C7" w:rsidP="003A57C5">
      <w:pPr>
        <w:rPr>
          <w:rFonts w:ascii="Times New Roman" w:hAnsi="Times New Roman"/>
        </w:rPr>
      </w:pPr>
    </w:p>
    <w:p w14:paraId="26E7038A" w14:textId="64C545CF" w:rsidR="001433C7" w:rsidRPr="00DA6205" w:rsidRDefault="001433C7" w:rsidP="003A57C5">
      <w:pPr>
        <w:rPr>
          <w:rFonts w:ascii="Times New Roman" w:hAnsi="Times New Roman"/>
        </w:rPr>
      </w:pPr>
      <w:r w:rsidRPr="00DA6205">
        <w:rPr>
          <w:rFonts w:ascii="Times New Roman" w:hAnsi="Times New Roman"/>
        </w:rPr>
        <w:t>The pro</w:t>
      </w:r>
      <w:r w:rsidR="00385961" w:rsidRPr="00DA6205">
        <w:rPr>
          <w:rFonts w:ascii="Times New Roman" w:hAnsi="Times New Roman"/>
        </w:rPr>
        <w:t xml:space="preserve">ject successfully validated the core sensing-decision-actuation pipeline which confirms the central research hypothesis within an Android software environment while uncovering critical hardware and protocol bottlenecks on standalone </w:t>
      </w:r>
      <w:r w:rsidR="0078500A" w:rsidRPr="00DA6205">
        <w:rPr>
          <w:rFonts w:ascii="Times New Roman" w:hAnsi="Times New Roman"/>
        </w:rPr>
        <w:t>single-board computers and microcontrollers.</w:t>
      </w:r>
      <w:r w:rsidR="00D732C1">
        <w:rPr>
          <w:rFonts w:ascii="Times New Roman" w:hAnsi="Times New Roman"/>
        </w:rPr>
        <w:t xml:space="preserve"> Further work should demonstrate </w:t>
      </w:r>
      <w:r w:rsidR="00D732C1" w:rsidRPr="00D732C1">
        <w:rPr>
          <w:rFonts w:ascii="Times New Roman" w:hAnsi="Times New Roman"/>
        </w:rPr>
        <w:t>accuracy improvement and effective behavioural intervention</w:t>
      </w:r>
      <w:r w:rsidR="00D732C1">
        <w:rPr>
          <w:rFonts w:ascii="Times New Roman" w:hAnsi="Times New Roman"/>
        </w:rPr>
        <w:t>.</w:t>
      </w:r>
    </w:p>
    <w:p w14:paraId="3EE0F976" w14:textId="77777777" w:rsidR="0078500A" w:rsidRPr="00DA6205" w:rsidRDefault="0078500A" w:rsidP="003A57C5">
      <w:pPr>
        <w:rPr>
          <w:rFonts w:ascii="Times New Roman" w:hAnsi="Times New Roman"/>
        </w:rPr>
      </w:pPr>
    </w:p>
    <w:p w14:paraId="37C01EC4" w14:textId="07F8F7F2" w:rsidR="0078500A" w:rsidRPr="00DA6205" w:rsidRDefault="00326BE8" w:rsidP="003A57C5">
      <w:pPr>
        <w:rPr>
          <w:rFonts w:ascii="Times New Roman" w:hAnsi="Times New Roman"/>
        </w:rPr>
      </w:pPr>
      <w:r w:rsidRPr="00DA6205">
        <w:rPr>
          <w:rFonts w:ascii="Times New Roman" w:hAnsi="Times New Roman"/>
        </w:rPr>
        <w:t xml:space="preserve">The primary achievements of this project </w:t>
      </w:r>
      <w:r w:rsidR="00514BDE" w:rsidRPr="00DA6205">
        <w:rPr>
          <w:rFonts w:ascii="Times New Roman" w:hAnsi="Times New Roman"/>
        </w:rPr>
        <w:t>have</w:t>
      </w:r>
      <w:r w:rsidRPr="00DA6205">
        <w:rPr>
          <w:rFonts w:ascii="Times New Roman" w:hAnsi="Times New Roman"/>
        </w:rPr>
        <w:t xml:space="preserve"> been met, which includes validation of the closed-loop system pipe</w:t>
      </w:r>
      <w:r w:rsidR="007D5A33" w:rsidRPr="00DA6205">
        <w:rPr>
          <w:rFonts w:ascii="Times New Roman" w:hAnsi="Times New Roman"/>
        </w:rPr>
        <w:t xml:space="preserve">line, classifier progression and accuracy optimisation, implementation of privacy design and telemetry logging, empirical evaluation of standalone edge </w:t>
      </w:r>
      <w:r w:rsidR="00514BDE" w:rsidRPr="00DA6205">
        <w:rPr>
          <w:rFonts w:ascii="Times New Roman" w:hAnsi="Times New Roman"/>
        </w:rPr>
        <w:t>hardware bottlenecks.</w:t>
      </w:r>
    </w:p>
    <w:p w14:paraId="23E1F761" w14:textId="77777777" w:rsidR="00514BDE" w:rsidRPr="00DA6205" w:rsidRDefault="00514BDE" w:rsidP="003A57C5">
      <w:pPr>
        <w:rPr>
          <w:rFonts w:ascii="Times New Roman" w:hAnsi="Times New Roman"/>
        </w:rPr>
      </w:pPr>
    </w:p>
    <w:p w14:paraId="3BBFC297" w14:textId="10AA6520" w:rsidR="00031F01" w:rsidRPr="00DA6205" w:rsidRDefault="00031F01" w:rsidP="00822496">
      <w:pPr>
        <w:pStyle w:val="ListParagraph"/>
        <w:numPr>
          <w:ilvl w:val="1"/>
          <w:numId w:val="2"/>
        </w:numPr>
        <w:rPr>
          <w:rFonts w:ascii="Times New Roman" w:hAnsi="Times New Roman"/>
        </w:rPr>
      </w:pPr>
      <w:r w:rsidRPr="00DA6205">
        <w:rPr>
          <w:rFonts w:ascii="Times New Roman" w:hAnsi="Times New Roman"/>
        </w:rPr>
        <w:t>Conclusion</w:t>
      </w:r>
    </w:p>
    <w:p w14:paraId="1CDFBB6C" w14:textId="17606994" w:rsidR="00514BDE" w:rsidRPr="00DA6205" w:rsidRDefault="00375386" w:rsidP="00514BDE">
      <w:pPr>
        <w:rPr>
          <w:rFonts w:ascii="Times New Roman" w:hAnsi="Times New Roman"/>
        </w:rPr>
      </w:pPr>
      <w:r w:rsidRPr="00DA6205">
        <w:rPr>
          <w:rFonts w:ascii="Times New Roman" w:hAnsi="Times New Roman"/>
        </w:rPr>
        <w:t xml:space="preserve">The </w:t>
      </w:r>
      <w:proofErr w:type="spellStart"/>
      <w:r w:rsidRPr="00DA6205">
        <w:rPr>
          <w:rFonts w:ascii="Times New Roman" w:hAnsi="Times New Roman"/>
        </w:rPr>
        <w:t>Pavlok</w:t>
      </w:r>
      <w:proofErr w:type="spellEnd"/>
      <w:r w:rsidRPr="00DA6205">
        <w:rPr>
          <w:rFonts w:ascii="Times New Roman" w:hAnsi="Times New Roman"/>
        </w:rPr>
        <w:t xml:space="preserve"> Nudge </w:t>
      </w:r>
      <w:r w:rsidR="004F7835" w:rsidRPr="00DA6205">
        <w:rPr>
          <w:rFonts w:ascii="Times New Roman" w:hAnsi="Times New Roman"/>
        </w:rPr>
        <w:t>benefits users</w:t>
      </w:r>
      <w:r w:rsidR="00802C05" w:rsidRPr="00DA6205">
        <w:rPr>
          <w:rFonts w:ascii="Times New Roman" w:hAnsi="Times New Roman"/>
        </w:rPr>
        <w:t xml:space="preserve"> through a low-burden, non-invasive behavioural biofeedback</w:t>
      </w:r>
      <w:r w:rsidR="009A5E17" w:rsidRPr="00DA6205">
        <w:rPr>
          <w:rFonts w:ascii="Times New Roman" w:hAnsi="Times New Roman"/>
        </w:rPr>
        <w:t xml:space="preserve"> for non-clinical usage and atomic behaviour modification. </w:t>
      </w:r>
      <w:r w:rsidR="006C2A4E" w:rsidRPr="00DA6205">
        <w:rPr>
          <w:rFonts w:ascii="Times New Roman" w:hAnsi="Times New Roman"/>
        </w:rPr>
        <w:t xml:space="preserve">By combining bedside acoustic monitoring and private localised wearable nudges, </w:t>
      </w:r>
      <w:proofErr w:type="spellStart"/>
      <w:r w:rsidR="006C2A4E" w:rsidRPr="00DA6205">
        <w:rPr>
          <w:rFonts w:ascii="Times New Roman" w:hAnsi="Times New Roman"/>
        </w:rPr>
        <w:t>Pavlok</w:t>
      </w:r>
      <w:proofErr w:type="spellEnd"/>
      <w:r w:rsidR="006C2A4E" w:rsidRPr="00DA6205">
        <w:rPr>
          <w:rFonts w:ascii="Times New Roman" w:hAnsi="Times New Roman"/>
        </w:rPr>
        <w:t xml:space="preserve"> Nudge aims to prompt subtle postural shifts without causing full sweep awakenings</w:t>
      </w:r>
      <w:r w:rsidR="009A7113" w:rsidRPr="00DA6205">
        <w:rPr>
          <w:rFonts w:ascii="Times New Roman" w:hAnsi="Times New Roman"/>
        </w:rPr>
        <w:t xml:space="preserve">. The assurance of privacy was designed and implemented to ensure that </w:t>
      </w:r>
      <w:r w:rsidR="00B45C26" w:rsidRPr="00DA6205">
        <w:rPr>
          <w:rFonts w:ascii="Times New Roman" w:hAnsi="Times New Roman"/>
        </w:rPr>
        <w:t xml:space="preserve">processed audio </w:t>
      </w:r>
      <w:r w:rsidR="0070492A" w:rsidRPr="00DA6205">
        <w:rPr>
          <w:rFonts w:ascii="Times New Roman" w:hAnsi="Times New Roman"/>
        </w:rPr>
        <w:t>is</w:t>
      </w:r>
      <w:r w:rsidR="00B45C26" w:rsidRPr="00DA6205">
        <w:rPr>
          <w:rFonts w:ascii="Times New Roman" w:hAnsi="Times New Roman"/>
        </w:rPr>
        <w:t xml:space="preserve"> done exclusively in RAM</w:t>
      </w:r>
      <w:r w:rsidR="0070492A" w:rsidRPr="00DA6205">
        <w:rPr>
          <w:rFonts w:ascii="Times New Roman" w:hAnsi="Times New Roman"/>
        </w:rPr>
        <w:t xml:space="preserve"> and zero raw audio files are saved in persistent storage. Technical </w:t>
      </w:r>
      <w:r w:rsidR="00B57F75" w:rsidRPr="00DA6205">
        <w:rPr>
          <w:rFonts w:ascii="Times New Roman" w:hAnsi="Times New Roman"/>
        </w:rPr>
        <w:t xml:space="preserve">failure was analysed in regard to why commercial consumer </w:t>
      </w:r>
      <w:r w:rsidR="00175164" w:rsidRPr="00DA6205">
        <w:rPr>
          <w:rFonts w:ascii="Times New Roman" w:hAnsi="Times New Roman"/>
        </w:rPr>
        <w:t xml:space="preserve">wearable, in the project case a </w:t>
      </w:r>
      <w:proofErr w:type="spellStart"/>
      <w:r w:rsidR="00175164" w:rsidRPr="00DA6205">
        <w:rPr>
          <w:rFonts w:ascii="Times New Roman" w:hAnsi="Times New Roman"/>
        </w:rPr>
        <w:t>Pavlok</w:t>
      </w:r>
      <w:proofErr w:type="spellEnd"/>
      <w:r w:rsidR="00175164" w:rsidRPr="00DA6205">
        <w:rPr>
          <w:rFonts w:ascii="Times New Roman" w:hAnsi="Times New Roman"/>
        </w:rPr>
        <w:t xml:space="preserve"> 2 and </w:t>
      </w:r>
      <w:proofErr w:type="spellStart"/>
      <w:r w:rsidR="00175164" w:rsidRPr="00DA6205">
        <w:rPr>
          <w:rFonts w:ascii="Times New Roman" w:hAnsi="Times New Roman"/>
        </w:rPr>
        <w:t>Pavlok</w:t>
      </w:r>
      <w:proofErr w:type="spellEnd"/>
      <w:r w:rsidR="00175164" w:rsidRPr="00DA6205">
        <w:rPr>
          <w:rFonts w:ascii="Times New Roman" w:hAnsi="Times New Roman"/>
        </w:rPr>
        <w:t xml:space="preserve"> 3, resisted unauthenticated direct BLE control on single-board computers and microcontrollers</w:t>
      </w:r>
      <w:r w:rsidR="00667117" w:rsidRPr="00DA6205">
        <w:rPr>
          <w:rFonts w:ascii="Times New Roman" w:hAnsi="Times New Roman"/>
        </w:rPr>
        <w:t xml:space="preserve">, serving as a documented foundation for future engineering students or stakeholders working on the </w:t>
      </w:r>
      <w:proofErr w:type="spellStart"/>
      <w:r w:rsidR="00667117" w:rsidRPr="00DA6205">
        <w:rPr>
          <w:rFonts w:ascii="Times New Roman" w:hAnsi="Times New Roman"/>
        </w:rPr>
        <w:t>Pavlok</w:t>
      </w:r>
      <w:proofErr w:type="spellEnd"/>
      <w:r w:rsidR="00667117" w:rsidRPr="00DA6205">
        <w:rPr>
          <w:rFonts w:ascii="Times New Roman" w:hAnsi="Times New Roman"/>
        </w:rPr>
        <w:t xml:space="preserve"> Nudge or any similar architecture.</w:t>
      </w:r>
    </w:p>
    <w:p w14:paraId="57395D66" w14:textId="77777777" w:rsidR="000D6535" w:rsidRPr="00DA6205" w:rsidRDefault="000D6535" w:rsidP="00514BDE">
      <w:pPr>
        <w:rPr>
          <w:rFonts w:ascii="Times New Roman" w:hAnsi="Times New Roman"/>
        </w:rPr>
      </w:pPr>
    </w:p>
    <w:p w14:paraId="59B38709" w14:textId="78202FF7" w:rsidR="000D6535" w:rsidRPr="00DA6205" w:rsidRDefault="000D6535" w:rsidP="00514BDE">
      <w:pPr>
        <w:rPr>
          <w:rFonts w:ascii="Times New Roman" w:hAnsi="Times New Roman"/>
        </w:rPr>
      </w:pPr>
      <w:r w:rsidRPr="00DA6205">
        <w:rPr>
          <w:rFonts w:ascii="Times New Roman" w:hAnsi="Times New Roman"/>
        </w:rPr>
        <w:t xml:space="preserve">The engineering key takeaways learnt </w:t>
      </w:r>
      <w:r w:rsidR="00C1132F" w:rsidRPr="00DA6205">
        <w:rPr>
          <w:rFonts w:ascii="Times New Roman" w:hAnsi="Times New Roman"/>
        </w:rPr>
        <w:t xml:space="preserve">are API gateway versus direct BLE GATT trade-offs and </w:t>
      </w:r>
      <w:r w:rsidR="0041697D" w:rsidRPr="00DA6205">
        <w:rPr>
          <w:rFonts w:ascii="Times New Roman" w:hAnsi="Times New Roman"/>
        </w:rPr>
        <w:t xml:space="preserve">heuristics versus deep learning. High-level API over Wi-Fi provided an exceptionally </w:t>
      </w:r>
      <w:r w:rsidR="00831000" w:rsidRPr="00DA6205">
        <w:rPr>
          <w:rFonts w:ascii="Times New Roman" w:hAnsi="Times New Roman"/>
        </w:rPr>
        <w:t>validated</w:t>
      </w:r>
      <w:r w:rsidR="0041697D" w:rsidRPr="00DA6205">
        <w:rPr>
          <w:rFonts w:ascii="Times New Roman" w:hAnsi="Times New Roman"/>
        </w:rPr>
        <w:t xml:space="preserve"> pathway</w:t>
      </w:r>
      <w:r w:rsidR="00831000" w:rsidRPr="00DA6205">
        <w:rPr>
          <w:rFonts w:ascii="Times New Roman" w:hAnsi="Times New Roman"/>
        </w:rPr>
        <w:t>, however, transitioning to standalone BLE a</w:t>
      </w:r>
      <w:r w:rsidR="007F0088" w:rsidRPr="00DA6205">
        <w:rPr>
          <w:rFonts w:ascii="Times New Roman" w:hAnsi="Times New Roman"/>
        </w:rPr>
        <w:t xml:space="preserve">ctuation on single-board computers and microcontrollers </w:t>
      </w:r>
      <w:r w:rsidR="007C410E" w:rsidRPr="00DA6205">
        <w:rPr>
          <w:rFonts w:ascii="Times New Roman" w:hAnsi="Times New Roman"/>
        </w:rPr>
        <w:t>required deep consideration of stack memory footprints, proprietary handshakes and GATT service discovery overhead.</w:t>
      </w:r>
      <w:r w:rsidR="009257A5" w:rsidRPr="00DA6205">
        <w:rPr>
          <w:rFonts w:ascii="Times New Roman" w:hAnsi="Times New Roman"/>
        </w:rPr>
        <w:t xml:space="preserve"> Heuristics pipeline is </w:t>
      </w:r>
      <w:r w:rsidR="00E438C8" w:rsidRPr="00DA6205">
        <w:rPr>
          <w:rFonts w:ascii="Times New Roman" w:hAnsi="Times New Roman"/>
        </w:rPr>
        <w:t xml:space="preserve">a straightforward method to test and validate the system, allowing for debugging and state-machine verification. However, for </w:t>
      </w:r>
      <w:r w:rsidR="00C46759" w:rsidRPr="00DA6205">
        <w:rPr>
          <w:rFonts w:ascii="Times New Roman" w:hAnsi="Times New Roman"/>
        </w:rPr>
        <w:t xml:space="preserve">distinct snoring classification, end-to-end deep learning (1DCNN) </w:t>
      </w:r>
      <w:r w:rsidR="00D732C1">
        <w:rPr>
          <w:rFonts w:ascii="Times New Roman" w:hAnsi="Times New Roman"/>
        </w:rPr>
        <w:t>appears to be</w:t>
      </w:r>
      <w:r w:rsidR="00D732C1" w:rsidRPr="00DA6205">
        <w:rPr>
          <w:rFonts w:ascii="Times New Roman" w:hAnsi="Times New Roman"/>
        </w:rPr>
        <w:t xml:space="preserve"> </w:t>
      </w:r>
      <w:r w:rsidR="00C46759" w:rsidRPr="00DA6205">
        <w:rPr>
          <w:rFonts w:ascii="Times New Roman" w:hAnsi="Times New Roman"/>
        </w:rPr>
        <w:t xml:space="preserve">required </w:t>
      </w:r>
      <w:r w:rsidR="00C35BD4" w:rsidRPr="00DA6205">
        <w:rPr>
          <w:rFonts w:ascii="Times New Roman" w:hAnsi="Times New Roman"/>
        </w:rPr>
        <w:t>for discrimination in real, unconstrained bedroom environments.</w:t>
      </w:r>
    </w:p>
    <w:p w14:paraId="6D291B6A" w14:textId="77777777" w:rsidR="00C35BD4" w:rsidRPr="00DA6205" w:rsidRDefault="00C35BD4" w:rsidP="00514BDE">
      <w:pPr>
        <w:rPr>
          <w:rFonts w:ascii="Times New Roman" w:hAnsi="Times New Roman"/>
        </w:rPr>
      </w:pPr>
    </w:p>
    <w:p w14:paraId="40B291F7" w14:textId="030BA1A9" w:rsidR="005D3744" w:rsidRPr="00DA6205" w:rsidRDefault="00BF4A80" w:rsidP="00514BDE">
      <w:pPr>
        <w:rPr>
          <w:rFonts w:ascii="Times New Roman" w:hAnsi="Times New Roman"/>
        </w:rPr>
      </w:pPr>
      <w:r w:rsidRPr="00DA6205">
        <w:rPr>
          <w:rFonts w:ascii="Times New Roman" w:hAnsi="Times New Roman"/>
        </w:rPr>
        <w:t>Reflecting, for future engineering projects,</w:t>
      </w:r>
      <w:r w:rsidR="005B4016" w:rsidRPr="00DA6205">
        <w:rPr>
          <w:rFonts w:ascii="Times New Roman" w:hAnsi="Times New Roman"/>
        </w:rPr>
        <w:t xml:space="preserve"> deeper profiling of single-board computers and microcontrollers </w:t>
      </w:r>
      <w:r w:rsidR="00D86306" w:rsidRPr="00DA6205">
        <w:rPr>
          <w:rFonts w:ascii="Times New Roman" w:hAnsi="Times New Roman"/>
        </w:rPr>
        <w:t xml:space="preserve">should be made early </w:t>
      </w:r>
      <w:r w:rsidR="00036529" w:rsidRPr="00DA6205">
        <w:rPr>
          <w:rFonts w:ascii="Times New Roman" w:hAnsi="Times New Roman"/>
        </w:rPr>
        <w:t>before committing to any specific hardware platform. Modular software and hardware</w:t>
      </w:r>
      <w:r w:rsidR="00BE0135" w:rsidRPr="00DA6205">
        <w:rPr>
          <w:rFonts w:ascii="Times New Roman" w:hAnsi="Times New Roman"/>
        </w:rPr>
        <w:t xml:space="preserve"> architectures ensure that system modification can be done easily</w:t>
      </w:r>
      <w:r w:rsidR="00A35479" w:rsidRPr="00DA6205">
        <w:rPr>
          <w:rFonts w:ascii="Times New Roman" w:hAnsi="Times New Roman"/>
        </w:rPr>
        <w:t xml:space="preserve"> without disturbing and altering the core system pipeline. Kee</w:t>
      </w:r>
      <w:r w:rsidR="00B547C1" w:rsidRPr="00DA6205">
        <w:rPr>
          <w:rFonts w:ascii="Times New Roman" w:hAnsi="Times New Roman"/>
        </w:rPr>
        <w:t xml:space="preserve">ping in mind that in any engineering circumstance, having a curious and open mindset </w:t>
      </w:r>
      <w:r w:rsidR="00D50CFD" w:rsidRPr="00DA6205">
        <w:rPr>
          <w:rFonts w:ascii="Times New Roman" w:hAnsi="Times New Roman"/>
        </w:rPr>
        <w:t>allows for systematic tackling of the problems at hand</w:t>
      </w:r>
      <w:r w:rsidR="00D600D8" w:rsidRPr="00DA6205">
        <w:rPr>
          <w:rFonts w:ascii="Times New Roman" w:hAnsi="Times New Roman"/>
        </w:rPr>
        <w:t xml:space="preserve">, which is essential for </w:t>
      </w:r>
      <w:r w:rsidR="00C817C2" w:rsidRPr="00DA6205">
        <w:rPr>
          <w:rFonts w:ascii="Times New Roman" w:hAnsi="Times New Roman"/>
        </w:rPr>
        <w:t>success.</w:t>
      </w:r>
    </w:p>
    <w:p w14:paraId="375C429E" w14:textId="77777777" w:rsidR="00C817C2" w:rsidRPr="00DA6205" w:rsidRDefault="00C817C2" w:rsidP="00514BDE">
      <w:pPr>
        <w:rPr>
          <w:rFonts w:ascii="Times New Roman" w:hAnsi="Times New Roman"/>
        </w:rPr>
      </w:pPr>
    </w:p>
    <w:p w14:paraId="46CB452D" w14:textId="6A1A1EE4" w:rsidR="00031F01" w:rsidRPr="00DA6205" w:rsidRDefault="00031F01" w:rsidP="00822496">
      <w:pPr>
        <w:pStyle w:val="ListParagraph"/>
        <w:numPr>
          <w:ilvl w:val="1"/>
          <w:numId w:val="2"/>
        </w:numPr>
        <w:rPr>
          <w:rFonts w:ascii="Times New Roman" w:hAnsi="Times New Roman"/>
        </w:rPr>
      </w:pPr>
      <w:r w:rsidRPr="00DA6205">
        <w:rPr>
          <w:rFonts w:ascii="Times New Roman" w:hAnsi="Times New Roman"/>
        </w:rPr>
        <w:t>Future Work</w:t>
      </w:r>
    </w:p>
    <w:p w14:paraId="6F22DC8A" w14:textId="258E7761" w:rsidR="005D3744" w:rsidRPr="00DA6205" w:rsidRDefault="00A34B92" w:rsidP="005D3744">
      <w:pPr>
        <w:rPr>
          <w:rFonts w:ascii="Times New Roman" w:hAnsi="Times New Roman"/>
        </w:rPr>
      </w:pPr>
      <w:r w:rsidRPr="00DA6205">
        <w:rPr>
          <w:rFonts w:ascii="Times New Roman" w:hAnsi="Times New Roman"/>
        </w:rPr>
        <w:t>It is recommended to reduce the 1DCNN model footprint</w:t>
      </w:r>
      <w:r w:rsidR="00440021" w:rsidRPr="00DA6205">
        <w:rPr>
          <w:rFonts w:ascii="Times New Roman" w:hAnsi="Times New Roman"/>
        </w:rPr>
        <w:t xml:space="preserve">, allowing the new compressed model to exist comfortably on any single-board computer or microcontroller for </w:t>
      </w:r>
      <w:r w:rsidR="00C75999" w:rsidRPr="00DA6205">
        <w:rPr>
          <w:rFonts w:ascii="Times New Roman" w:hAnsi="Times New Roman"/>
        </w:rPr>
        <w:t>bedside edge sensing. Understanding and deeper research should be done on</w:t>
      </w:r>
      <w:r w:rsidR="00FA0087" w:rsidRPr="00DA6205">
        <w:rPr>
          <w:rFonts w:ascii="Times New Roman" w:hAnsi="Times New Roman"/>
        </w:rPr>
        <w:t xml:space="preserve"> dedicated hardware </w:t>
      </w:r>
      <w:r w:rsidR="00FA0087" w:rsidRPr="00DA6205">
        <w:rPr>
          <w:rFonts w:ascii="Times New Roman" w:hAnsi="Times New Roman"/>
        </w:rPr>
        <w:lastRenderedPageBreak/>
        <w:t xml:space="preserve">BLE architectures to </w:t>
      </w:r>
      <w:r w:rsidR="007603A4" w:rsidRPr="00DA6205">
        <w:rPr>
          <w:rFonts w:ascii="Times New Roman" w:hAnsi="Times New Roman"/>
        </w:rPr>
        <w:t>investigate pairing handshakes, mitigate connection dropouts and tackle GATT stack memory bottlenecks.</w:t>
      </w:r>
    </w:p>
    <w:p w14:paraId="789D59C0" w14:textId="77777777" w:rsidR="00354930" w:rsidRPr="00DA6205" w:rsidRDefault="00354930" w:rsidP="005D3744">
      <w:pPr>
        <w:rPr>
          <w:rFonts w:ascii="Times New Roman" w:hAnsi="Times New Roman"/>
        </w:rPr>
      </w:pPr>
    </w:p>
    <w:p w14:paraId="6F5DB118" w14:textId="2A4619FE" w:rsidR="00354930" w:rsidRPr="00DA6205" w:rsidRDefault="00354930" w:rsidP="005D3744">
      <w:pPr>
        <w:rPr>
          <w:rFonts w:ascii="Times New Roman" w:hAnsi="Times New Roman"/>
        </w:rPr>
      </w:pPr>
      <w:r w:rsidRPr="00DA6205">
        <w:rPr>
          <w:rFonts w:ascii="Times New Roman" w:hAnsi="Times New Roman"/>
        </w:rPr>
        <w:t>Apart from the 1DCNN classifier model, a multi-user discrimination should be designed and implemented.</w:t>
      </w:r>
      <w:r w:rsidR="00971F20" w:rsidRPr="00DA6205">
        <w:rPr>
          <w:rFonts w:ascii="Times New Roman" w:hAnsi="Times New Roman"/>
        </w:rPr>
        <w:t xml:space="preserve"> By creating a deep</w:t>
      </w:r>
      <w:r w:rsidR="00407CE5" w:rsidRPr="00DA6205">
        <w:rPr>
          <w:rFonts w:ascii="Times New Roman" w:hAnsi="Times New Roman"/>
        </w:rPr>
        <w:t xml:space="preserve"> l</w:t>
      </w:r>
      <w:r w:rsidR="00971F20" w:rsidRPr="00DA6205">
        <w:rPr>
          <w:rFonts w:ascii="Times New Roman" w:hAnsi="Times New Roman"/>
        </w:rPr>
        <w:t>earning</w:t>
      </w:r>
      <w:r w:rsidR="00D732C1">
        <w:rPr>
          <w:rFonts w:ascii="Times New Roman" w:hAnsi="Times New Roman"/>
        </w:rPr>
        <w:t xml:space="preserve"> model</w:t>
      </w:r>
      <w:r w:rsidR="00971F20" w:rsidRPr="00DA6205">
        <w:rPr>
          <w:rFonts w:ascii="Times New Roman" w:hAnsi="Times New Roman"/>
        </w:rPr>
        <w:t xml:space="preserve"> to learn and tune</w:t>
      </w:r>
      <w:r w:rsidR="00F377A7" w:rsidRPr="00DA6205">
        <w:rPr>
          <w:rFonts w:ascii="Times New Roman" w:hAnsi="Times New Roman"/>
        </w:rPr>
        <w:t xml:space="preserve"> the snore detection system</w:t>
      </w:r>
      <w:r w:rsidR="00407CE5" w:rsidRPr="00DA6205">
        <w:rPr>
          <w:rFonts w:ascii="Times New Roman" w:hAnsi="Times New Roman"/>
        </w:rPr>
        <w:t xml:space="preserve"> to only trigger for a specific user. </w:t>
      </w:r>
      <w:r w:rsidR="008D72FD" w:rsidRPr="00DA6205">
        <w:rPr>
          <w:rFonts w:ascii="Times New Roman" w:hAnsi="Times New Roman"/>
        </w:rPr>
        <w:t>This is to prevent misapplied haptic triggers in multi-person bedrooms</w:t>
      </w:r>
      <w:r w:rsidR="00D05FB1" w:rsidRPr="00DA6205">
        <w:rPr>
          <w:rFonts w:ascii="Times New Roman" w:hAnsi="Times New Roman"/>
        </w:rPr>
        <w:t xml:space="preserve"> and sleep environments.</w:t>
      </w:r>
    </w:p>
    <w:p w14:paraId="097F796C" w14:textId="77777777" w:rsidR="00D05FB1" w:rsidRPr="00DA6205" w:rsidRDefault="00D05FB1" w:rsidP="005D3744">
      <w:pPr>
        <w:rPr>
          <w:rFonts w:ascii="Times New Roman" w:hAnsi="Times New Roman"/>
        </w:rPr>
      </w:pPr>
    </w:p>
    <w:p w14:paraId="19C7CE52" w14:textId="09FFF776" w:rsidR="00D05FB1" w:rsidRPr="00DA6205" w:rsidRDefault="00D05FB1" w:rsidP="005D3744">
      <w:pPr>
        <w:rPr>
          <w:rFonts w:ascii="Times New Roman" w:hAnsi="Times New Roman"/>
        </w:rPr>
      </w:pPr>
      <w:r w:rsidRPr="00DA6205">
        <w:rPr>
          <w:rFonts w:ascii="Times New Roman" w:hAnsi="Times New Roman"/>
        </w:rPr>
        <w:t xml:space="preserve">Adaptive nudge escalation is also one future improvement that can be made, </w:t>
      </w:r>
      <w:r w:rsidR="00F0713D" w:rsidRPr="00DA6205">
        <w:rPr>
          <w:rFonts w:ascii="Times New Roman" w:hAnsi="Times New Roman"/>
        </w:rPr>
        <w:t>where stimulus modality and intensity automatically scale up if snoring persists across consecutive cooldown windows</w:t>
      </w:r>
      <w:r w:rsidR="00D732C1">
        <w:rPr>
          <w:rFonts w:ascii="Times New Roman" w:hAnsi="Times New Roman"/>
        </w:rPr>
        <w:t>, subject to maximum intensity settings and avoidance of sleep disruption</w:t>
      </w:r>
      <w:r w:rsidR="00BC7DC8" w:rsidRPr="00DA6205">
        <w:rPr>
          <w:rFonts w:ascii="Times New Roman" w:hAnsi="Times New Roman"/>
        </w:rPr>
        <w:t>.</w:t>
      </w:r>
      <w:r w:rsidR="00D732C1">
        <w:rPr>
          <w:rFonts w:ascii="Times New Roman" w:hAnsi="Times New Roman"/>
        </w:rPr>
        <w:t xml:space="preserve"> </w:t>
      </w:r>
      <w:r w:rsidR="00D732C1" w:rsidRPr="00D732C1">
        <w:rPr>
          <w:rFonts w:ascii="Times New Roman" w:hAnsi="Times New Roman"/>
        </w:rPr>
        <w:t>Future work should prioritise proving detection accuracy and actual snoring reduction before escalating interventions.</w:t>
      </w:r>
    </w:p>
    <w:p w14:paraId="203D8293" w14:textId="77777777" w:rsidR="00BC7DC8" w:rsidRPr="00DA6205" w:rsidRDefault="00BC7DC8" w:rsidP="005D3744">
      <w:pPr>
        <w:rPr>
          <w:rFonts w:ascii="Times New Roman" w:hAnsi="Times New Roman"/>
        </w:rPr>
      </w:pPr>
    </w:p>
    <w:p w14:paraId="553D1274" w14:textId="11817769" w:rsidR="00657AF7" w:rsidRPr="00DA6205" w:rsidRDefault="00BC7DC8" w:rsidP="005D3744">
      <w:pPr>
        <w:rPr>
          <w:rFonts w:ascii="Times New Roman" w:hAnsi="Times New Roman"/>
        </w:rPr>
      </w:pPr>
      <w:r w:rsidRPr="00DA6205">
        <w:rPr>
          <w:rFonts w:ascii="Times New Roman" w:hAnsi="Times New Roman"/>
        </w:rPr>
        <w:t xml:space="preserve">Overnight sleep quality validation can also be </w:t>
      </w:r>
      <w:r w:rsidR="00DD3740" w:rsidRPr="00DA6205">
        <w:rPr>
          <w:rFonts w:ascii="Times New Roman" w:hAnsi="Times New Roman"/>
        </w:rPr>
        <w:t>performed. By conducting sleep lab trials pa</w:t>
      </w:r>
      <w:r w:rsidR="00745D95" w:rsidRPr="00DA6205">
        <w:rPr>
          <w:rFonts w:ascii="Times New Roman" w:hAnsi="Times New Roman"/>
        </w:rPr>
        <w:t xml:space="preserve">ired with sleep trackers such as actigraphy and EEG sensors, measurement </w:t>
      </w:r>
      <w:r w:rsidR="00A03616" w:rsidRPr="00DA6205">
        <w:rPr>
          <w:rFonts w:ascii="Times New Roman" w:hAnsi="Times New Roman"/>
        </w:rPr>
        <w:t>of actual snore suppression rates and total sleep cycle preservation can be accessed and documented</w:t>
      </w:r>
      <w:r w:rsidR="00657AF7" w:rsidRPr="00DA6205">
        <w:rPr>
          <w:rFonts w:ascii="Times New Roman" w:hAnsi="Times New Roman"/>
        </w:rPr>
        <w:t xml:space="preserve"> to validate the </w:t>
      </w:r>
      <w:proofErr w:type="spellStart"/>
      <w:r w:rsidR="00657AF7" w:rsidRPr="00DA6205">
        <w:rPr>
          <w:rFonts w:ascii="Times New Roman" w:hAnsi="Times New Roman"/>
        </w:rPr>
        <w:t>Pavlok</w:t>
      </w:r>
      <w:proofErr w:type="spellEnd"/>
      <w:r w:rsidR="00657AF7" w:rsidRPr="00DA6205">
        <w:rPr>
          <w:rFonts w:ascii="Times New Roman" w:hAnsi="Times New Roman"/>
        </w:rPr>
        <w:t xml:space="preserve"> Nudge </w:t>
      </w:r>
      <w:proofErr w:type="spellStart"/>
      <w:r w:rsidR="00657AF7" w:rsidRPr="00DA6205">
        <w:rPr>
          <w:rFonts w:ascii="Times New Roman" w:hAnsi="Times New Roman"/>
        </w:rPr>
        <w:t>usecase</w:t>
      </w:r>
      <w:proofErr w:type="spellEnd"/>
      <w:r w:rsidR="00657AF7" w:rsidRPr="00DA6205">
        <w:rPr>
          <w:rFonts w:ascii="Times New Roman" w:hAnsi="Times New Roman"/>
        </w:rPr>
        <w:t>.</w:t>
      </w:r>
    </w:p>
    <w:p w14:paraId="2ECEAA79" w14:textId="77777777" w:rsidR="00657AF7" w:rsidRPr="00DA6205" w:rsidRDefault="00657AF7">
      <w:pPr>
        <w:rPr>
          <w:rFonts w:ascii="Times New Roman" w:hAnsi="Times New Roman"/>
        </w:rPr>
      </w:pPr>
      <w:r w:rsidRPr="00DA6205">
        <w:rPr>
          <w:rFonts w:ascii="Times New Roman" w:hAnsi="Times New Roman"/>
        </w:rPr>
        <w:br w:type="page"/>
      </w:r>
    </w:p>
    <w:p w14:paraId="4576380A" w14:textId="77777777" w:rsidR="00F7025C" w:rsidRDefault="00F7025C" w:rsidP="00F7025C">
      <w:pPr>
        <w:pStyle w:val="Heading1"/>
        <w:numPr>
          <w:ilvl w:val="0"/>
          <w:numId w:val="2"/>
        </w:numPr>
      </w:pPr>
      <w:bookmarkStart w:id="17" w:name="_Toc243847585"/>
      <w:r>
        <w:lastRenderedPageBreak/>
        <w:t>References</w:t>
      </w:r>
      <w:bookmarkEnd w:id="17"/>
    </w:p>
    <w:p w14:paraId="724C5E75" w14:textId="18A67277" w:rsidR="0077255E" w:rsidRDefault="00064C4E" w:rsidP="005D3744">
      <w:pPr>
        <w:rPr>
          <w:rFonts w:ascii="Times New Roman" w:hAnsi="Times New Roman"/>
        </w:rPr>
      </w:pPr>
      <w:r w:rsidRPr="00064C4E">
        <w:rPr>
          <w:rFonts w:ascii="Times New Roman" w:hAnsi="Times New Roman"/>
        </w:rPr>
        <w:t xml:space="preserve">[1] J. M. Slowik and J. F. Collen, “Obstructive sleep </w:t>
      </w:r>
      <w:proofErr w:type="spellStart"/>
      <w:r w:rsidRPr="00064C4E">
        <w:rPr>
          <w:rFonts w:ascii="Times New Roman" w:hAnsi="Times New Roman"/>
        </w:rPr>
        <w:t>apnea</w:t>
      </w:r>
      <w:proofErr w:type="spellEnd"/>
      <w:r w:rsidRPr="00064C4E">
        <w:rPr>
          <w:rFonts w:ascii="Times New Roman" w:hAnsi="Times New Roman"/>
        </w:rPr>
        <w:t xml:space="preserve">,” PubMed, 2024. </w:t>
      </w:r>
      <w:hyperlink r:id="rId34" w:history="1">
        <w:r w:rsidR="0077255E" w:rsidRPr="00C119CB">
          <w:rPr>
            <w:rStyle w:val="Hyperlink"/>
            <w:rFonts w:ascii="Times New Roman" w:hAnsi="Times New Roman"/>
          </w:rPr>
          <w:t>https://www.ncbi.nlm.nih.gov/books/NBK459252/</w:t>
        </w:r>
      </w:hyperlink>
    </w:p>
    <w:p w14:paraId="72E11343" w14:textId="2378F499" w:rsidR="0077255E" w:rsidRDefault="00064C4E" w:rsidP="005D3744">
      <w:pPr>
        <w:rPr>
          <w:rFonts w:ascii="Times New Roman" w:hAnsi="Times New Roman"/>
        </w:rPr>
      </w:pPr>
      <w:r w:rsidRPr="00064C4E">
        <w:rPr>
          <w:rFonts w:ascii="Times New Roman" w:hAnsi="Times New Roman"/>
        </w:rPr>
        <w:t xml:space="preserve">[2] D. Hynes and D. Mansfield, “Diagnosis and management of obstructive sleep apnoea in adults,” Australian prescriber, vol. 47, no. 2, pp. 52–56, Apr. 2024, </w:t>
      </w:r>
      <w:proofErr w:type="spellStart"/>
      <w:r w:rsidRPr="00064C4E">
        <w:rPr>
          <w:rFonts w:ascii="Times New Roman" w:hAnsi="Times New Roman"/>
        </w:rPr>
        <w:t>doi</w:t>
      </w:r>
      <w:proofErr w:type="spellEnd"/>
      <w:r w:rsidRPr="00064C4E">
        <w:rPr>
          <w:rFonts w:ascii="Times New Roman" w:hAnsi="Times New Roman"/>
        </w:rPr>
        <w:t xml:space="preserve">: </w:t>
      </w:r>
      <w:hyperlink r:id="rId35" w:history="1">
        <w:r w:rsidR="0077255E" w:rsidRPr="00C119CB">
          <w:rPr>
            <w:rStyle w:val="Hyperlink"/>
            <w:rFonts w:ascii="Times New Roman" w:hAnsi="Times New Roman"/>
          </w:rPr>
          <w:t>https://doi.org/10.18773/austprescr.2024.010</w:t>
        </w:r>
      </w:hyperlink>
      <w:r w:rsidRPr="00064C4E">
        <w:rPr>
          <w:rFonts w:ascii="Times New Roman" w:hAnsi="Times New Roman"/>
        </w:rPr>
        <w:t xml:space="preserve">. </w:t>
      </w:r>
    </w:p>
    <w:p w14:paraId="0B7C3023" w14:textId="59358A59" w:rsidR="0077255E" w:rsidRDefault="00064C4E" w:rsidP="005D3744">
      <w:pPr>
        <w:rPr>
          <w:rFonts w:ascii="Times New Roman" w:hAnsi="Times New Roman"/>
        </w:rPr>
      </w:pPr>
      <w:r w:rsidRPr="00064C4E">
        <w:rPr>
          <w:rFonts w:ascii="Times New Roman" w:hAnsi="Times New Roman"/>
        </w:rPr>
        <w:t xml:space="preserve">[3] K. Ramar et al., “Clinical Practice Guideline for the Treatment of Obstructive Sleep </w:t>
      </w:r>
      <w:proofErr w:type="spellStart"/>
      <w:r w:rsidRPr="00064C4E">
        <w:rPr>
          <w:rFonts w:ascii="Times New Roman" w:hAnsi="Times New Roman"/>
        </w:rPr>
        <w:t>Apnea</w:t>
      </w:r>
      <w:proofErr w:type="spellEnd"/>
      <w:r w:rsidRPr="00064C4E">
        <w:rPr>
          <w:rFonts w:ascii="Times New Roman" w:hAnsi="Times New Roman"/>
        </w:rPr>
        <w:t xml:space="preserve"> and Snoring with Oral Appliance Therapy: An Update for 2015,” Journal of Clinical Sleep Medicine, vol. 11, no. 7, Jul. 2015, </w:t>
      </w:r>
      <w:proofErr w:type="spellStart"/>
      <w:r w:rsidRPr="00064C4E">
        <w:rPr>
          <w:rFonts w:ascii="Times New Roman" w:hAnsi="Times New Roman"/>
        </w:rPr>
        <w:t>doi</w:t>
      </w:r>
      <w:proofErr w:type="spellEnd"/>
      <w:r w:rsidRPr="00064C4E">
        <w:rPr>
          <w:rFonts w:ascii="Times New Roman" w:hAnsi="Times New Roman"/>
        </w:rPr>
        <w:t xml:space="preserve">: </w:t>
      </w:r>
      <w:hyperlink r:id="rId36" w:history="1">
        <w:r w:rsidR="0077255E" w:rsidRPr="00C119CB">
          <w:rPr>
            <w:rStyle w:val="Hyperlink"/>
            <w:rFonts w:ascii="Times New Roman" w:hAnsi="Times New Roman"/>
          </w:rPr>
          <w:t>https://doi.org/10.5664/jcsm.4858</w:t>
        </w:r>
      </w:hyperlink>
      <w:r w:rsidRPr="00064C4E">
        <w:rPr>
          <w:rFonts w:ascii="Times New Roman" w:hAnsi="Times New Roman"/>
        </w:rPr>
        <w:t>.</w:t>
      </w:r>
    </w:p>
    <w:p w14:paraId="27A51C7B" w14:textId="56D4F993" w:rsidR="00792225" w:rsidRDefault="00064C4E" w:rsidP="005D3744">
      <w:pPr>
        <w:rPr>
          <w:rFonts w:ascii="Times New Roman" w:hAnsi="Times New Roman"/>
        </w:rPr>
      </w:pPr>
      <w:r w:rsidRPr="00064C4E">
        <w:rPr>
          <w:rFonts w:ascii="Times New Roman" w:hAnsi="Times New Roman"/>
        </w:rPr>
        <w:t xml:space="preserve">[4] P. Baptista et al., “Daytime Neuromuscular Electrical Therapy of Tongue Muscles in Improving Snoring in Individuals with Primary Snoring and Mild Obstructive Sleep </w:t>
      </w:r>
      <w:proofErr w:type="spellStart"/>
      <w:r w:rsidRPr="00064C4E">
        <w:rPr>
          <w:rFonts w:ascii="Times New Roman" w:hAnsi="Times New Roman"/>
        </w:rPr>
        <w:t>Apnea</w:t>
      </w:r>
      <w:proofErr w:type="spellEnd"/>
      <w:r w:rsidRPr="00064C4E">
        <w:rPr>
          <w:rFonts w:ascii="Times New Roman" w:hAnsi="Times New Roman"/>
        </w:rPr>
        <w:t xml:space="preserve">,” Journal of Clinical Medicine, vol. 10, no. 9, pp. 1883–1883, Apr. 2021, </w:t>
      </w:r>
      <w:proofErr w:type="spellStart"/>
      <w:r w:rsidRPr="00064C4E">
        <w:rPr>
          <w:rFonts w:ascii="Times New Roman" w:hAnsi="Times New Roman"/>
        </w:rPr>
        <w:t>doi</w:t>
      </w:r>
      <w:proofErr w:type="spellEnd"/>
      <w:r w:rsidRPr="00064C4E">
        <w:rPr>
          <w:rFonts w:ascii="Times New Roman" w:hAnsi="Times New Roman"/>
        </w:rPr>
        <w:t xml:space="preserve">: </w:t>
      </w:r>
      <w:hyperlink r:id="rId37" w:history="1">
        <w:r w:rsidR="00792225" w:rsidRPr="00C119CB">
          <w:rPr>
            <w:rStyle w:val="Hyperlink"/>
            <w:rFonts w:ascii="Times New Roman" w:hAnsi="Times New Roman"/>
          </w:rPr>
          <w:t>https://doi.org/10.3390/jcm10091883</w:t>
        </w:r>
      </w:hyperlink>
      <w:r w:rsidRPr="00064C4E">
        <w:rPr>
          <w:rFonts w:ascii="Times New Roman" w:hAnsi="Times New Roman"/>
        </w:rPr>
        <w:t>.</w:t>
      </w:r>
    </w:p>
    <w:p w14:paraId="343AC652" w14:textId="0B4D95D2" w:rsidR="00792225" w:rsidRDefault="009A6737" w:rsidP="005D3744">
      <w:pPr>
        <w:rPr>
          <w:rFonts w:ascii="Times New Roman" w:hAnsi="Times New Roman"/>
        </w:rPr>
      </w:pPr>
      <w:r>
        <w:rPr>
          <w:rFonts w:ascii="Times New Roman" w:hAnsi="Times New Roman"/>
        </w:rPr>
        <w:t>[5]</w:t>
      </w:r>
      <w:r w:rsidR="00064C4E" w:rsidRPr="00064C4E">
        <w:rPr>
          <w:rFonts w:ascii="Times New Roman" w:hAnsi="Times New Roman"/>
        </w:rPr>
        <w:t xml:space="preserve"> R. Hasan, S. Ghosh, P. Agrawal, Z. Cai, and T. Gedeon, “</w:t>
      </w:r>
      <w:proofErr w:type="spellStart"/>
      <w:r w:rsidR="00064C4E" w:rsidRPr="00064C4E">
        <w:rPr>
          <w:rFonts w:ascii="Times New Roman" w:hAnsi="Times New Roman"/>
        </w:rPr>
        <w:t>Pavlok</w:t>
      </w:r>
      <w:proofErr w:type="spellEnd"/>
      <w:r w:rsidR="00064C4E" w:rsidRPr="00064C4E">
        <w:rPr>
          <w:rFonts w:ascii="Times New Roman" w:hAnsi="Times New Roman"/>
        </w:rPr>
        <w:t xml:space="preserve"> Nudge: A Feedback Mechanism for Atomic Behaviour Modification,” May 10, 2023. </w:t>
      </w:r>
      <w:hyperlink r:id="rId38" w:history="1">
        <w:r w:rsidR="00792225" w:rsidRPr="00C119CB">
          <w:rPr>
            <w:rStyle w:val="Hyperlink"/>
            <w:rFonts w:ascii="Times New Roman" w:hAnsi="Times New Roman"/>
          </w:rPr>
          <w:t>https://www.researchgate.net/publication/370656432_PavlokNudge_A_Feedback_Mechanism_for_Atomic_Behaviour_Modification</w:t>
        </w:r>
      </w:hyperlink>
    </w:p>
    <w:p w14:paraId="2F9C19F4" w14:textId="73FF5061" w:rsidR="00B921BB" w:rsidRDefault="009A6737" w:rsidP="005D3744">
      <w:pPr>
        <w:rPr>
          <w:rFonts w:ascii="Times New Roman" w:hAnsi="Times New Roman"/>
        </w:rPr>
      </w:pPr>
      <w:r>
        <w:rPr>
          <w:rFonts w:ascii="Times New Roman" w:hAnsi="Times New Roman"/>
        </w:rPr>
        <w:t>[6]</w:t>
      </w:r>
      <w:r w:rsidR="00064C4E" w:rsidRPr="00064C4E">
        <w:rPr>
          <w:rFonts w:ascii="Times New Roman" w:hAnsi="Times New Roman"/>
        </w:rPr>
        <w:t xml:space="preserve"> Ainhoa Osa-Sanchez, J. Ramos-Martinez-de-Soria, Amaia Mendez-Zorrilla, I. O. Ruiz, and </w:t>
      </w:r>
      <w:proofErr w:type="spellStart"/>
      <w:r w:rsidR="00064C4E" w:rsidRPr="00064C4E">
        <w:rPr>
          <w:rFonts w:ascii="Times New Roman" w:hAnsi="Times New Roman"/>
        </w:rPr>
        <w:t>Begonya</w:t>
      </w:r>
      <w:proofErr w:type="spellEnd"/>
      <w:r w:rsidR="00064C4E" w:rsidRPr="00064C4E">
        <w:rPr>
          <w:rFonts w:ascii="Times New Roman" w:hAnsi="Times New Roman"/>
        </w:rPr>
        <w:t xml:space="preserve"> Garcia-Zapirain, “Wearable Sensors and Artificial Intelligence for Sleep </w:t>
      </w:r>
      <w:proofErr w:type="spellStart"/>
      <w:r w:rsidR="00064C4E" w:rsidRPr="00064C4E">
        <w:rPr>
          <w:rFonts w:ascii="Times New Roman" w:hAnsi="Times New Roman"/>
        </w:rPr>
        <w:t>Apnea</w:t>
      </w:r>
      <w:proofErr w:type="spellEnd"/>
      <w:r w:rsidR="00064C4E" w:rsidRPr="00064C4E">
        <w:rPr>
          <w:rFonts w:ascii="Times New Roman" w:hAnsi="Times New Roman"/>
        </w:rPr>
        <w:t xml:space="preserve"> Detection: A Systematic Review,” Journal of Medical Systems, vol. 49, no. 1, May 2025, </w:t>
      </w:r>
      <w:proofErr w:type="spellStart"/>
      <w:r w:rsidR="00064C4E" w:rsidRPr="00064C4E">
        <w:rPr>
          <w:rFonts w:ascii="Times New Roman" w:hAnsi="Times New Roman"/>
        </w:rPr>
        <w:t>doi</w:t>
      </w:r>
      <w:proofErr w:type="spellEnd"/>
      <w:r w:rsidR="00064C4E" w:rsidRPr="00064C4E">
        <w:rPr>
          <w:rFonts w:ascii="Times New Roman" w:hAnsi="Times New Roman"/>
        </w:rPr>
        <w:t xml:space="preserve">: </w:t>
      </w:r>
      <w:hyperlink r:id="rId39" w:history="1">
        <w:r w:rsidR="00B921BB" w:rsidRPr="00C119CB">
          <w:rPr>
            <w:rStyle w:val="Hyperlink"/>
            <w:rFonts w:ascii="Times New Roman" w:hAnsi="Times New Roman"/>
          </w:rPr>
          <w:t>https://doi.org/10.1007/s10916-025-02199-8</w:t>
        </w:r>
      </w:hyperlink>
      <w:r w:rsidR="00064C4E" w:rsidRPr="00064C4E">
        <w:rPr>
          <w:rFonts w:ascii="Times New Roman" w:hAnsi="Times New Roman"/>
        </w:rPr>
        <w:t>.</w:t>
      </w:r>
    </w:p>
    <w:p w14:paraId="654BA5B0" w14:textId="372E7E47" w:rsidR="00B921BB" w:rsidRDefault="009A6737" w:rsidP="005D3744">
      <w:pPr>
        <w:rPr>
          <w:rFonts w:ascii="Times New Roman" w:hAnsi="Times New Roman"/>
        </w:rPr>
      </w:pPr>
      <w:r>
        <w:rPr>
          <w:rFonts w:ascii="Times New Roman" w:hAnsi="Times New Roman"/>
        </w:rPr>
        <w:t>[7]</w:t>
      </w:r>
      <w:r w:rsidR="00064C4E" w:rsidRPr="00064C4E">
        <w:rPr>
          <w:rFonts w:ascii="Times New Roman" w:hAnsi="Times New Roman"/>
        </w:rPr>
        <w:t xml:space="preserve"> L. Pinilla, C. L. Chai‐Coetzer, and D. J. Eckert, “Diagnostic Modalities in Sleep Disordered Breathing: Current and Emerging Technology and Its Potential to Transform Diagnostics,” Respirology, Mar. 2025, </w:t>
      </w:r>
      <w:proofErr w:type="spellStart"/>
      <w:r w:rsidR="00064C4E" w:rsidRPr="00064C4E">
        <w:rPr>
          <w:rFonts w:ascii="Times New Roman" w:hAnsi="Times New Roman"/>
        </w:rPr>
        <w:t>doi</w:t>
      </w:r>
      <w:proofErr w:type="spellEnd"/>
      <w:r w:rsidR="00064C4E" w:rsidRPr="00064C4E">
        <w:rPr>
          <w:rFonts w:ascii="Times New Roman" w:hAnsi="Times New Roman"/>
        </w:rPr>
        <w:t xml:space="preserve">: </w:t>
      </w:r>
      <w:hyperlink r:id="rId40" w:history="1">
        <w:r w:rsidR="00B921BB" w:rsidRPr="00C119CB">
          <w:rPr>
            <w:rStyle w:val="Hyperlink"/>
            <w:rFonts w:ascii="Times New Roman" w:hAnsi="Times New Roman"/>
          </w:rPr>
          <w:t>https://doi.org/10.1111/resp.70012</w:t>
        </w:r>
      </w:hyperlink>
      <w:r w:rsidR="00064C4E" w:rsidRPr="00064C4E">
        <w:rPr>
          <w:rFonts w:ascii="Times New Roman" w:hAnsi="Times New Roman"/>
        </w:rPr>
        <w:t>.</w:t>
      </w:r>
    </w:p>
    <w:p w14:paraId="6677E3F2" w14:textId="03D47124" w:rsidR="00B921BB" w:rsidRDefault="009A6737" w:rsidP="005D3744">
      <w:pPr>
        <w:rPr>
          <w:rFonts w:ascii="Times New Roman" w:hAnsi="Times New Roman"/>
        </w:rPr>
      </w:pPr>
      <w:r>
        <w:rPr>
          <w:rFonts w:ascii="Times New Roman" w:hAnsi="Times New Roman"/>
        </w:rPr>
        <w:t>[8]</w:t>
      </w:r>
      <w:r w:rsidR="00064C4E" w:rsidRPr="00064C4E">
        <w:rPr>
          <w:rFonts w:ascii="Times New Roman" w:hAnsi="Times New Roman"/>
        </w:rPr>
        <w:t xml:space="preserve"> P. Ioerger et al., “Mandibular Advancement vs Combined Airway and Positional Therapy for Snoring,” JAMA Otolaryngology–Head &amp; Neck Surgery, vol. 150, no. 7, p. 572, Jul. 2024, </w:t>
      </w:r>
      <w:proofErr w:type="spellStart"/>
      <w:r w:rsidR="00064C4E" w:rsidRPr="00064C4E">
        <w:rPr>
          <w:rFonts w:ascii="Times New Roman" w:hAnsi="Times New Roman"/>
        </w:rPr>
        <w:t>doi</w:t>
      </w:r>
      <w:proofErr w:type="spellEnd"/>
      <w:r w:rsidR="00064C4E" w:rsidRPr="00064C4E">
        <w:rPr>
          <w:rFonts w:ascii="Times New Roman" w:hAnsi="Times New Roman"/>
        </w:rPr>
        <w:t xml:space="preserve">: </w:t>
      </w:r>
      <w:hyperlink r:id="rId41" w:history="1">
        <w:r w:rsidR="00B921BB" w:rsidRPr="00C119CB">
          <w:rPr>
            <w:rStyle w:val="Hyperlink"/>
            <w:rFonts w:ascii="Times New Roman" w:hAnsi="Times New Roman"/>
          </w:rPr>
          <w:t>https://doi.org/10.1001/jamaoto.2024.1035</w:t>
        </w:r>
      </w:hyperlink>
      <w:r w:rsidR="00064C4E" w:rsidRPr="00064C4E">
        <w:rPr>
          <w:rFonts w:ascii="Times New Roman" w:hAnsi="Times New Roman"/>
        </w:rPr>
        <w:t>.</w:t>
      </w:r>
    </w:p>
    <w:p w14:paraId="4FB31FD9" w14:textId="26E0BFB0" w:rsidR="00827031" w:rsidRDefault="009A6737">
      <w:pPr>
        <w:rPr>
          <w:rFonts w:ascii="Times New Roman" w:hAnsi="Times New Roman"/>
        </w:rPr>
      </w:pPr>
      <w:r>
        <w:rPr>
          <w:rFonts w:ascii="Times New Roman" w:hAnsi="Times New Roman"/>
        </w:rPr>
        <w:t>[9]</w:t>
      </w:r>
      <w:r w:rsidR="00064C4E" w:rsidRPr="00064C4E">
        <w:rPr>
          <w:rFonts w:ascii="Times New Roman" w:hAnsi="Times New Roman"/>
        </w:rPr>
        <w:t xml:space="preserve"> “Treating Sleep </w:t>
      </w:r>
      <w:proofErr w:type="spellStart"/>
      <w:r w:rsidR="00064C4E" w:rsidRPr="00064C4E">
        <w:rPr>
          <w:rFonts w:ascii="Times New Roman" w:hAnsi="Times New Roman"/>
        </w:rPr>
        <w:t>Apnea</w:t>
      </w:r>
      <w:proofErr w:type="spellEnd"/>
      <w:r w:rsidR="00064C4E" w:rsidRPr="00064C4E">
        <w:rPr>
          <w:rFonts w:ascii="Times New Roman" w:hAnsi="Times New Roman"/>
        </w:rPr>
        <w:t xml:space="preserve"> with an Oral Appliance: Procedural Details, Risks &amp; Benefits,” Cleveland Clinic, Apr. 19, 2024.</w:t>
      </w:r>
      <w:r w:rsidR="00B921BB">
        <w:rPr>
          <w:rFonts w:ascii="Times New Roman" w:hAnsi="Times New Roman"/>
        </w:rPr>
        <w:t xml:space="preserve"> </w:t>
      </w:r>
      <w:hyperlink r:id="rId42" w:history="1">
        <w:r w:rsidR="00827031" w:rsidRPr="00C119CB">
          <w:rPr>
            <w:rStyle w:val="Hyperlink"/>
            <w:rFonts w:ascii="Times New Roman" w:hAnsi="Times New Roman"/>
          </w:rPr>
          <w:t>https://my.clevelandclinic.org/health/treatments/21129-oralappliance-therapy-for-sleep-apnea</w:t>
        </w:r>
      </w:hyperlink>
    </w:p>
    <w:p w14:paraId="67D95F81" w14:textId="2375C5E7" w:rsidR="00827031" w:rsidRDefault="009A6737">
      <w:pPr>
        <w:rPr>
          <w:rFonts w:ascii="Times New Roman" w:hAnsi="Times New Roman"/>
        </w:rPr>
      </w:pPr>
      <w:r>
        <w:rPr>
          <w:rFonts w:ascii="Times New Roman" w:hAnsi="Times New Roman"/>
        </w:rPr>
        <w:t>[10]</w:t>
      </w:r>
      <w:r w:rsidR="00064C4E" w:rsidRPr="00064C4E">
        <w:rPr>
          <w:rFonts w:ascii="Times New Roman" w:hAnsi="Times New Roman"/>
        </w:rPr>
        <w:t xml:space="preserve"> B. Nokes et al., “Transoral awake state neuromuscular electrical stimulation therapy for mild obstructive sleep </w:t>
      </w:r>
      <w:proofErr w:type="spellStart"/>
      <w:r w:rsidR="00064C4E" w:rsidRPr="00064C4E">
        <w:rPr>
          <w:rFonts w:ascii="Times New Roman" w:hAnsi="Times New Roman"/>
        </w:rPr>
        <w:t>apnea</w:t>
      </w:r>
      <w:proofErr w:type="spellEnd"/>
      <w:r w:rsidR="00064C4E" w:rsidRPr="00064C4E">
        <w:rPr>
          <w:rFonts w:ascii="Times New Roman" w:hAnsi="Times New Roman"/>
        </w:rPr>
        <w:t xml:space="preserve">,” Sleep and Breathing, May 2022, </w:t>
      </w:r>
      <w:proofErr w:type="spellStart"/>
      <w:r w:rsidR="00064C4E" w:rsidRPr="00064C4E">
        <w:rPr>
          <w:rFonts w:ascii="Times New Roman" w:hAnsi="Times New Roman"/>
        </w:rPr>
        <w:t>doi</w:t>
      </w:r>
      <w:proofErr w:type="spellEnd"/>
      <w:r w:rsidR="00064C4E" w:rsidRPr="00064C4E">
        <w:rPr>
          <w:rFonts w:ascii="Times New Roman" w:hAnsi="Times New Roman"/>
        </w:rPr>
        <w:t>:</w:t>
      </w:r>
      <w:r w:rsidR="00F41077">
        <w:rPr>
          <w:rFonts w:ascii="Times New Roman" w:hAnsi="Times New Roman"/>
        </w:rPr>
        <w:t xml:space="preserve"> </w:t>
      </w:r>
      <w:hyperlink r:id="rId43" w:history="1">
        <w:r w:rsidR="00827031" w:rsidRPr="00C119CB">
          <w:rPr>
            <w:rStyle w:val="Hyperlink"/>
            <w:rFonts w:ascii="Times New Roman" w:hAnsi="Times New Roman"/>
          </w:rPr>
          <w:t>https://doi.org/10.1007/s11325-022-026449</w:t>
        </w:r>
      </w:hyperlink>
      <w:r w:rsidR="00064C4E" w:rsidRPr="00064C4E">
        <w:rPr>
          <w:rFonts w:ascii="Times New Roman" w:hAnsi="Times New Roman"/>
        </w:rPr>
        <w:t>.</w:t>
      </w:r>
    </w:p>
    <w:p w14:paraId="6CB83B4E" w14:textId="47E510C1" w:rsidR="00827031" w:rsidRDefault="009A6737">
      <w:pPr>
        <w:rPr>
          <w:rFonts w:ascii="Times New Roman" w:hAnsi="Times New Roman"/>
        </w:rPr>
      </w:pPr>
      <w:r>
        <w:rPr>
          <w:rFonts w:ascii="Times New Roman" w:hAnsi="Times New Roman"/>
        </w:rPr>
        <w:t>[11]</w:t>
      </w:r>
      <w:r w:rsidR="00827031" w:rsidRPr="00827031">
        <w:rPr>
          <w:rFonts w:ascii="Times New Roman" w:hAnsi="Times New Roman"/>
        </w:rPr>
        <w:t xml:space="preserve"> T.-T. Chung, M.-T. Lee, M.-C. Ku, K. Yang, and C.-Y. Wei, “Efficacy of a Smart Antisnore Pillow in Patients with Obstructive Sleep </w:t>
      </w:r>
      <w:proofErr w:type="spellStart"/>
      <w:r w:rsidR="00827031" w:rsidRPr="00827031">
        <w:rPr>
          <w:rFonts w:ascii="Times New Roman" w:hAnsi="Times New Roman"/>
        </w:rPr>
        <w:t>Apnea</w:t>
      </w:r>
      <w:proofErr w:type="spellEnd"/>
      <w:r w:rsidR="00827031" w:rsidRPr="00827031">
        <w:rPr>
          <w:rFonts w:ascii="Times New Roman" w:hAnsi="Times New Roman"/>
        </w:rPr>
        <w:t xml:space="preserve"> Syndrome,” Behavioural Neurology, vol. 2021, pp. 1–6, Jan. 2021, </w:t>
      </w:r>
      <w:proofErr w:type="spellStart"/>
      <w:r w:rsidR="00827031" w:rsidRPr="00827031">
        <w:rPr>
          <w:rFonts w:ascii="Times New Roman" w:hAnsi="Times New Roman"/>
        </w:rPr>
        <w:t>doi</w:t>
      </w:r>
      <w:proofErr w:type="spellEnd"/>
      <w:r w:rsidR="00827031" w:rsidRPr="00827031">
        <w:rPr>
          <w:rFonts w:ascii="Times New Roman" w:hAnsi="Times New Roman"/>
        </w:rPr>
        <w:t xml:space="preserve">: </w:t>
      </w:r>
      <w:hyperlink r:id="rId44" w:history="1">
        <w:r w:rsidR="00827031" w:rsidRPr="00C119CB">
          <w:rPr>
            <w:rStyle w:val="Hyperlink"/>
            <w:rFonts w:ascii="Times New Roman" w:hAnsi="Times New Roman"/>
          </w:rPr>
          <w:t>https://doi.org/10.1155/2021/8824011</w:t>
        </w:r>
      </w:hyperlink>
      <w:r w:rsidR="00827031" w:rsidRPr="00827031">
        <w:rPr>
          <w:rFonts w:ascii="Times New Roman" w:hAnsi="Times New Roman"/>
        </w:rPr>
        <w:t>.</w:t>
      </w:r>
    </w:p>
    <w:p w14:paraId="59F1A491" w14:textId="584BCF8E" w:rsidR="00BB2D2C" w:rsidRDefault="009A6737">
      <w:pPr>
        <w:rPr>
          <w:rFonts w:ascii="Times New Roman" w:hAnsi="Times New Roman"/>
        </w:rPr>
      </w:pPr>
      <w:r>
        <w:rPr>
          <w:rFonts w:ascii="Times New Roman" w:hAnsi="Times New Roman"/>
        </w:rPr>
        <w:t>[12]</w:t>
      </w:r>
      <w:r w:rsidR="00827031" w:rsidRPr="00827031">
        <w:rPr>
          <w:rFonts w:ascii="Times New Roman" w:hAnsi="Times New Roman"/>
        </w:rPr>
        <w:t xml:space="preserve"> T. Khan, “A Deep Learning Model for Snoring Detection and Vibration Notification Using a Smart Wearable Gadget,” Electronics, vol. 8, no. 9, p. 987, Sep. 2019, </w:t>
      </w:r>
      <w:proofErr w:type="spellStart"/>
      <w:r w:rsidR="00827031" w:rsidRPr="00827031">
        <w:rPr>
          <w:rFonts w:ascii="Times New Roman" w:hAnsi="Times New Roman"/>
        </w:rPr>
        <w:t>doi</w:t>
      </w:r>
      <w:proofErr w:type="spellEnd"/>
      <w:r w:rsidR="00827031" w:rsidRPr="00827031">
        <w:rPr>
          <w:rFonts w:ascii="Times New Roman" w:hAnsi="Times New Roman"/>
        </w:rPr>
        <w:t xml:space="preserve">: </w:t>
      </w:r>
      <w:hyperlink r:id="rId45" w:history="1">
        <w:r w:rsidR="00BB2D2C" w:rsidRPr="00C119CB">
          <w:rPr>
            <w:rStyle w:val="Hyperlink"/>
            <w:rFonts w:ascii="Times New Roman" w:hAnsi="Times New Roman"/>
          </w:rPr>
          <w:t>https://doi.org/10.3390/electronics8090987</w:t>
        </w:r>
      </w:hyperlink>
      <w:r w:rsidR="00827031" w:rsidRPr="00827031">
        <w:rPr>
          <w:rFonts w:ascii="Times New Roman" w:hAnsi="Times New Roman"/>
        </w:rPr>
        <w:t xml:space="preserve">. </w:t>
      </w:r>
    </w:p>
    <w:p w14:paraId="7206462F" w14:textId="25F61BB4" w:rsidR="00BB2D2C" w:rsidRDefault="009A6737">
      <w:pPr>
        <w:rPr>
          <w:rFonts w:ascii="Times New Roman" w:hAnsi="Times New Roman"/>
        </w:rPr>
      </w:pPr>
      <w:r>
        <w:rPr>
          <w:rFonts w:ascii="Times New Roman" w:hAnsi="Times New Roman"/>
        </w:rPr>
        <w:t>[13]</w:t>
      </w:r>
      <w:r w:rsidR="00827031" w:rsidRPr="00827031">
        <w:rPr>
          <w:rFonts w:ascii="Times New Roman" w:hAnsi="Times New Roman"/>
        </w:rPr>
        <w:t xml:space="preserve"> N. N. Dinh et al., “Implementing deep learning on edge devices for snoring detection and reduction,” Computers in Biology and Medicine, vol. 184, p. 109458, Jan. 2025, </w:t>
      </w:r>
      <w:proofErr w:type="spellStart"/>
      <w:r w:rsidR="00827031" w:rsidRPr="00827031">
        <w:rPr>
          <w:rFonts w:ascii="Times New Roman" w:hAnsi="Times New Roman"/>
        </w:rPr>
        <w:t>doi</w:t>
      </w:r>
      <w:proofErr w:type="spellEnd"/>
      <w:r w:rsidR="00827031" w:rsidRPr="00827031">
        <w:rPr>
          <w:rFonts w:ascii="Times New Roman" w:hAnsi="Times New Roman"/>
        </w:rPr>
        <w:t xml:space="preserve">: </w:t>
      </w:r>
      <w:hyperlink r:id="rId46" w:history="1">
        <w:r w:rsidR="00BB2D2C" w:rsidRPr="00C119CB">
          <w:rPr>
            <w:rStyle w:val="Hyperlink"/>
            <w:rFonts w:ascii="Times New Roman" w:hAnsi="Times New Roman"/>
          </w:rPr>
          <w:t>https://doi.org/10.1016/j.compbiomed.2024.109458</w:t>
        </w:r>
      </w:hyperlink>
      <w:r w:rsidR="00827031" w:rsidRPr="00827031">
        <w:rPr>
          <w:rFonts w:ascii="Times New Roman" w:hAnsi="Times New Roman"/>
        </w:rPr>
        <w:t xml:space="preserve">. </w:t>
      </w:r>
    </w:p>
    <w:p w14:paraId="05B7913E" w14:textId="0ED4BCCD" w:rsidR="00BB2D2C" w:rsidRDefault="009A6737">
      <w:pPr>
        <w:rPr>
          <w:rFonts w:ascii="Times New Roman" w:hAnsi="Times New Roman"/>
        </w:rPr>
      </w:pPr>
      <w:r>
        <w:rPr>
          <w:rFonts w:ascii="Times New Roman" w:hAnsi="Times New Roman"/>
        </w:rPr>
        <w:t>[14]</w:t>
      </w:r>
      <w:r w:rsidR="00827031" w:rsidRPr="00827031">
        <w:rPr>
          <w:rFonts w:ascii="Times New Roman" w:hAnsi="Times New Roman"/>
        </w:rPr>
        <w:t xml:space="preserve"> H. Nakano et al., “Monitoring Sound </w:t>
      </w:r>
      <w:proofErr w:type="gramStart"/>
      <w:r w:rsidR="00827031" w:rsidRPr="00827031">
        <w:rPr>
          <w:rFonts w:ascii="Times New Roman" w:hAnsi="Times New Roman"/>
        </w:rPr>
        <w:t>To</w:t>
      </w:r>
      <w:proofErr w:type="gramEnd"/>
      <w:r w:rsidR="00827031" w:rsidRPr="00827031">
        <w:rPr>
          <w:rFonts w:ascii="Times New Roman" w:hAnsi="Times New Roman"/>
        </w:rPr>
        <w:t xml:space="preserve"> Quantify Snoring and Sleep </w:t>
      </w:r>
      <w:proofErr w:type="spellStart"/>
      <w:r w:rsidR="00827031" w:rsidRPr="00827031">
        <w:rPr>
          <w:rFonts w:ascii="Times New Roman" w:hAnsi="Times New Roman"/>
        </w:rPr>
        <w:t>Apnea</w:t>
      </w:r>
      <w:proofErr w:type="spellEnd"/>
      <w:r w:rsidR="00827031" w:rsidRPr="00827031">
        <w:rPr>
          <w:rFonts w:ascii="Times New Roman" w:hAnsi="Times New Roman"/>
        </w:rPr>
        <w:t xml:space="preserve"> Severity Using a Smartphone: Proof of Concept,” Journal of Clinical Sleep Medicine, Jan. 2014, </w:t>
      </w:r>
      <w:proofErr w:type="spellStart"/>
      <w:r w:rsidR="00827031" w:rsidRPr="00827031">
        <w:rPr>
          <w:rFonts w:ascii="Times New Roman" w:hAnsi="Times New Roman"/>
        </w:rPr>
        <w:t>doi</w:t>
      </w:r>
      <w:proofErr w:type="spellEnd"/>
      <w:r w:rsidR="00827031" w:rsidRPr="00827031">
        <w:rPr>
          <w:rFonts w:ascii="Times New Roman" w:hAnsi="Times New Roman"/>
        </w:rPr>
        <w:t xml:space="preserve">: </w:t>
      </w:r>
      <w:hyperlink r:id="rId47" w:history="1">
        <w:r w:rsidR="00BB2D2C" w:rsidRPr="00C119CB">
          <w:rPr>
            <w:rStyle w:val="Hyperlink"/>
            <w:rFonts w:ascii="Times New Roman" w:hAnsi="Times New Roman"/>
          </w:rPr>
          <w:t>https://doi.org/10.5664/jcsm.3364</w:t>
        </w:r>
      </w:hyperlink>
      <w:r w:rsidR="00827031" w:rsidRPr="00827031">
        <w:rPr>
          <w:rFonts w:ascii="Times New Roman" w:hAnsi="Times New Roman"/>
        </w:rPr>
        <w:t xml:space="preserve">. </w:t>
      </w:r>
    </w:p>
    <w:p w14:paraId="486C713C" w14:textId="27D95869" w:rsidR="00BB2D2C" w:rsidRDefault="009A6737">
      <w:pPr>
        <w:rPr>
          <w:rFonts w:ascii="Times New Roman" w:hAnsi="Times New Roman"/>
        </w:rPr>
      </w:pPr>
      <w:r>
        <w:rPr>
          <w:rFonts w:ascii="Times New Roman" w:hAnsi="Times New Roman"/>
        </w:rPr>
        <w:t>[15]</w:t>
      </w:r>
      <w:r w:rsidR="00827031" w:rsidRPr="00827031">
        <w:rPr>
          <w:rFonts w:ascii="Times New Roman" w:hAnsi="Times New Roman"/>
        </w:rPr>
        <w:t xml:space="preserve"> E. Dafna, A. Tarasiuk, and Y. </w:t>
      </w:r>
      <w:proofErr w:type="spellStart"/>
      <w:r w:rsidR="00827031" w:rsidRPr="00827031">
        <w:rPr>
          <w:rFonts w:ascii="Times New Roman" w:hAnsi="Times New Roman"/>
        </w:rPr>
        <w:t>Zigel</w:t>
      </w:r>
      <w:proofErr w:type="spellEnd"/>
      <w:r w:rsidR="00827031" w:rsidRPr="00827031">
        <w:rPr>
          <w:rFonts w:ascii="Times New Roman" w:hAnsi="Times New Roman"/>
        </w:rPr>
        <w:t xml:space="preserve">, “Automatic Detection of Whole Night Snoring Events Using Non-Contact Microphone,” </w:t>
      </w:r>
      <w:proofErr w:type="spellStart"/>
      <w:r w:rsidR="00827031" w:rsidRPr="00827031">
        <w:rPr>
          <w:rFonts w:ascii="Times New Roman" w:hAnsi="Times New Roman"/>
        </w:rPr>
        <w:t>PLoS</w:t>
      </w:r>
      <w:proofErr w:type="spellEnd"/>
      <w:r w:rsidR="00827031" w:rsidRPr="00827031">
        <w:rPr>
          <w:rFonts w:ascii="Times New Roman" w:hAnsi="Times New Roman"/>
        </w:rPr>
        <w:t xml:space="preserve"> ONE, vol. 8, no. 12, p. e84139, Dec. 2013, </w:t>
      </w:r>
      <w:proofErr w:type="spellStart"/>
      <w:r w:rsidR="00827031" w:rsidRPr="00827031">
        <w:rPr>
          <w:rFonts w:ascii="Times New Roman" w:hAnsi="Times New Roman"/>
        </w:rPr>
        <w:t>doi</w:t>
      </w:r>
      <w:proofErr w:type="spellEnd"/>
      <w:r w:rsidR="00827031" w:rsidRPr="00827031">
        <w:rPr>
          <w:rFonts w:ascii="Times New Roman" w:hAnsi="Times New Roman"/>
        </w:rPr>
        <w:t xml:space="preserve">: </w:t>
      </w:r>
      <w:hyperlink r:id="rId48" w:history="1">
        <w:r w:rsidR="00BB2D2C" w:rsidRPr="00C119CB">
          <w:rPr>
            <w:rStyle w:val="Hyperlink"/>
            <w:rFonts w:ascii="Times New Roman" w:hAnsi="Times New Roman"/>
          </w:rPr>
          <w:t>https://doi.org/10.1371/journal.pone.0084139</w:t>
        </w:r>
      </w:hyperlink>
      <w:r w:rsidR="00827031" w:rsidRPr="00827031">
        <w:rPr>
          <w:rFonts w:ascii="Times New Roman" w:hAnsi="Times New Roman"/>
        </w:rPr>
        <w:t xml:space="preserve">. </w:t>
      </w:r>
    </w:p>
    <w:p w14:paraId="1B1A855D" w14:textId="32A21474" w:rsidR="00BB2D2C" w:rsidRDefault="009A6737">
      <w:pPr>
        <w:rPr>
          <w:rFonts w:ascii="Times New Roman" w:hAnsi="Times New Roman"/>
        </w:rPr>
      </w:pPr>
      <w:r>
        <w:rPr>
          <w:rFonts w:ascii="Times New Roman" w:hAnsi="Times New Roman"/>
        </w:rPr>
        <w:t>[16]</w:t>
      </w:r>
      <w:r w:rsidR="00827031" w:rsidRPr="00827031">
        <w:rPr>
          <w:rFonts w:ascii="Times New Roman" w:hAnsi="Times New Roman"/>
        </w:rPr>
        <w:t xml:space="preserve"> P. M. Baptista, F. Martin, H. Ross, C. O’Connor Reina, G. Plaza, and M. Casale, “A systematic review of smartphone applications and devices for obstructive sleep </w:t>
      </w:r>
      <w:proofErr w:type="spellStart"/>
      <w:r w:rsidR="00827031" w:rsidRPr="00827031">
        <w:rPr>
          <w:rFonts w:ascii="Times New Roman" w:hAnsi="Times New Roman"/>
        </w:rPr>
        <w:t>apnea</w:t>
      </w:r>
      <w:proofErr w:type="spellEnd"/>
      <w:r w:rsidR="00827031" w:rsidRPr="00827031">
        <w:rPr>
          <w:rFonts w:ascii="Times New Roman" w:hAnsi="Times New Roman"/>
        </w:rPr>
        <w:t xml:space="preserve">,” </w:t>
      </w:r>
      <w:r w:rsidR="00827031" w:rsidRPr="00827031">
        <w:rPr>
          <w:rFonts w:ascii="Times New Roman" w:hAnsi="Times New Roman"/>
        </w:rPr>
        <w:lastRenderedPageBreak/>
        <w:t xml:space="preserve">Brazilian Journal of Otorhinolaryngology, vol. 88, no. 5, Feb. 2022, </w:t>
      </w:r>
      <w:proofErr w:type="spellStart"/>
      <w:r w:rsidR="00827031" w:rsidRPr="00827031">
        <w:rPr>
          <w:rFonts w:ascii="Times New Roman" w:hAnsi="Times New Roman"/>
        </w:rPr>
        <w:t>doi</w:t>
      </w:r>
      <w:proofErr w:type="spellEnd"/>
      <w:r w:rsidR="00827031" w:rsidRPr="00827031">
        <w:rPr>
          <w:rFonts w:ascii="Times New Roman" w:hAnsi="Times New Roman"/>
        </w:rPr>
        <w:t xml:space="preserve">: </w:t>
      </w:r>
      <w:hyperlink r:id="rId49" w:history="1">
        <w:r w:rsidR="00BB2D2C" w:rsidRPr="00C119CB">
          <w:rPr>
            <w:rStyle w:val="Hyperlink"/>
            <w:rFonts w:ascii="Times New Roman" w:hAnsi="Times New Roman"/>
          </w:rPr>
          <w:t>https://doi.org/10.1016/j.bjorl.2022.01.004</w:t>
        </w:r>
      </w:hyperlink>
      <w:r w:rsidR="00827031" w:rsidRPr="00827031">
        <w:rPr>
          <w:rFonts w:ascii="Times New Roman" w:hAnsi="Times New Roman"/>
        </w:rPr>
        <w:t xml:space="preserve">. </w:t>
      </w:r>
    </w:p>
    <w:p w14:paraId="26D7EFED" w14:textId="37B2DB94" w:rsidR="00F41077" w:rsidRDefault="009A6737">
      <w:pPr>
        <w:rPr>
          <w:rFonts w:ascii="Times New Roman" w:hAnsi="Times New Roman"/>
        </w:rPr>
      </w:pPr>
      <w:r>
        <w:rPr>
          <w:rFonts w:ascii="Times New Roman" w:hAnsi="Times New Roman"/>
        </w:rPr>
        <w:t>[17]</w:t>
      </w:r>
      <w:r w:rsidR="00827031" w:rsidRPr="00827031">
        <w:rPr>
          <w:rFonts w:ascii="Times New Roman" w:hAnsi="Times New Roman"/>
        </w:rPr>
        <w:t xml:space="preserve"> G. N. Pires, E. S. Arnardóttir, A. S. </w:t>
      </w:r>
      <w:proofErr w:type="spellStart"/>
      <w:r w:rsidR="00827031" w:rsidRPr="00827031">
        <w:rPr>
          <w:rFonts w:ascii="Times New Roman" w:hAnsi="Times New Roman"/>
        </w:rPr>
        <w:t>Islind</w:t>
      </w:r>
      <w:proofErr w:type="spellEnd"/>
      <w:r w:rsidR="00827031" w:rsidRPr="00827031">
        <w:rPr>
          <w:rFonts w:ascii="Times New Roman" w:hAnsi="Times New Roman"/>
        </w:rPr>
        <w:t xml:space="preserve">, T. Leppänen, and W. T. McNicholas, “Consumer sleep technology for the screening of obstructive sleep </w:t>
      </w:r>
      <w:proofErr w:type="spellStart"/>
      <w:r w:rsidR="00827031" w:rsidRPr="00827031">
        <w:rPr>
          <w:rFonts w:ascii="Times New Roman" w:hAnsi="Times New Roman"/>
        </w:rPr>
        <w:t>apnea</w:t>
      </w:r>
      <w:proofErr w:type="spellEnd"/>
      <w:r w:rsidR="00827031" w:rsidRPr="00827031">
        <w:rPr>
          <w:rFonts w:ascii="Times New Roman" w:hAnsi="Times New Roman"/>
        </w:rPr>
        <w:t xml:space="preserve"> and snoring: current status and a protocol for a systematic review and meta‐analysis of diagnostic test accuracy,” Journal of Sleep Research, Feb. 2023, </w:t>
      </w:r>
      <w:proofErr w:type="spellStart"/>
      <w:r w:rsidR="00827031" w:rsidRPr="00827031">
        <w:rPr>
          <w:rFonts w:ascii="Times New Roman" w:hAnsi="Times New Roman"/>
        </w:rPr>
        <w:t>doi</w:t>
      </w:r>
      <w:proofErr w:type="spellEnd"/>
      <w:r w:rsidR="00827031" w:rsidRPr="00827031">
        <w:rPr>
          <w:rFonts w:ascii="Times New Roman" w:hAnsi="Times New Roman"/>
        </w:rPr>
        <w:t xml:space="preserve">: </w:t>
      </w:r>
      <w:hyperlink r:id="rId50" w:history="1">
        <w:r w:rsidR="00BB2D2C" w:rsidRPr="00C119CB">
          <w:rPr>
            <w:rStyle w:val="Hyperlink"/>
            <w:rFonts w:ascii="Times New Roman" w:hAnsi="Times New Roman"/>
          </w:rPr>
          <w:t>https://doi.org/10.1111/jsr.13819</w:t>
        </w:r>
      </w:hyperlink>
      <w:r w:rsidR="00827031" w:rsidRPr="00827031">
        <w:rPr>
          <w:rFonts w:ascii="Times New Roman" w:hAnsi="Times New Roman"/>
        </w:rPr>
        <w:t>.</w:t>
      </w:r>
    </w:p>
    <w:p w14:paraId="76FA22CA" w14:textId="0C026D13" w:rsidR="00D630CD" w:rsidRDefault="009A6737">
      <w:pPr>
        <w:rPr>
          <w:rFonts w:ascii="Times New Roman" w:hAnsi="Times New Roman"/>
        </w:rPr>
      </w:pPr>
      <w:r>
        <w:rPr>
          <w:rFonts w:ascii="Times New Roman" w:hAnsi="Times New Roman"/>
        </w:rPr>
        <w:t>[18]</w:t>
      </w:r>
      <w:r w:rsidR="00D630CD" w:rsidRPr="00D630CD">
        <w:rPr>
          <w:rFonts w:ascii="Times New Roman" w:hAnsi="Times New Roman"/>
        </w:rPr>
        <w:t xml:space="preserve"> H. Jin et al., “Acoustic Analysis of Snoring in the Diagnosis of Obstructive Sleep </w:t>
      </w:r>
      <w:proofErr w:type="spellStart"/>
      <w:r w:rsidR="00D630CD" w:rsidRPr="00D630CD">
        <w:rPr>
          <w:rFonts w:ascii="Times New Roman" w:hAnsi="Times New Roman"/>
        </w:rPr>
        <w:t>Apnea</w:t>
      </w:r>
      <w:proofErr w:type="spellEnd"/>
      <w:r w:rsidR="00D630CD" w:rsidRPr="00D630CD">
        <w:rPr>
          <w:rFonts w:ascii="Times New Roman" w:hAnsi="Times New Roman"/>
        </w:rPr>
        <w:t xml:space="preserve"> Syndrome: A Call for More Rigorous Studies,” Journal of Clinical Sleep Medicine, vol. 11, no. 07, pp. 765 771, Jul. 2015, </w:t>
      </w:r>
      <w:proofErr w:type="spellStart"/>
      <w:r w:rsidR="00D630CD" w:rsidRPr="00D630CD">
        <w:rPr>
          <w:rFonts w:ascii="Times New Roman" w:hAnsi="Times New Roman"/>
        </w:rPr>
        <w:t>doi</w:t>
      </w:r>
      <w:proofErr w:type="spellEnd"/>
      <w:r w:rsidR="00D630CD" w:rsidRPr="00D630CD">
        <w:rPr>
          <w:rFonts w:ascii="Times New Roman" w:hAnsi="Times New Roman"/>
        </w:rPr>
        <w:t xml:space="preserve">: </w:t>
      </w:r>
      <w:hyperlink r:id="rId51" w:history="1">
        <w:r w:rsidR="00D630CD" w:rsidRPr="00C119CB">
          <w:rPr>
            <w:rStyle w:val="Hyperlink"/>
            <w:rFonts w:ascii="Times New Roman" w:hAnsi="Times New Roman"/>
          </w:rPr>
          <w:t>https://doi.org/10.5664/jcsm.4856</w:t>
        </w:r>
      </w:hyperlink>
      <w:r w:rsidR="00D630CD" w:rsidRPr="00D630CD">
        <w:rPr>
          <w:rFonts w:ascii="Times New Roman" w:hAnsi="Times New Roman"/>
        </w:rPr>
        <w:t>.</w:t>
      </w:r>
    </w:p>
    <w:p w14:paraId="4015F52C" w14:textId="46BDE899" w:rsidR="00D630CD" w:rsidRDefault="009A6737">
      <w:pPr>
        <w:rPr>
          <w:rFonts w:ascii="Times New Roman" w:hAnsi="Times New Roman"/>
        </w:rPr>
      </w:pPr>
      <w:r>
        <w:rPr>
          <w:rFonts w:ascii="Times New Roman" w:hAnsi="Times New Roman"/>
        </w:rPr>
        <w:t>[19]</w:t>
      </w:r>
      <w:r w:rsidR="00D630CD" w:rsidRPr="00D630CD">
        <w:rPr>
          <w:rFonts w:ascii="Times New Roman" w:hAnsi="Times New Roman"/>
        </w:rPr>
        <w:t xml:space="preserve"> A. A. Chiang et al., “OSA diagnosis goes wearable: are the latest devices ready to </w:t>
      </w:r>
      <w:proofErr w:type="gramStart"/>
      <w:r w:rsidR="00D630CD" w:rsidRPr="00D630CD">
        <w:rPr>
          <w:rFonts w:ascii="Times New Roman" w:hAnsi="Times New Roman"/>
        </w:rPr>
        <w:t>shine?,</w:t>
      </w:r>
      <w:proofErr w:type="gramEnd"/>
      <w:r w:rsidR="00D630CD" w:rsidRPr="00D630CD">
        <w:rPr>
          <w:rFonts w:ascii="Times New Roman" w:hAnsi="Times New Roman"/>
        </w:rPr>
        <w:t xml:space="preserve">” Journal of Clinical Sleep Medicine, vol. 20, no. 11, pp. 1823–1838, Nov. 2024, </w:t>
      </w:r>
      <w:proofErr w:type="spellStart"/>
      <w:r w:rsidR="00D630CD" w:rsidRPr="00D630CD">
        <w:rPr>
          <w:rFonts w:ascii="Times New Roman" w:hAnsi="Times New Roman"/>
        </w:rPr>
        <w:t>doi</w:t>
      </w:r>
      <w:proofErr w:type="spellEnd"/>
      <w:r w:rsidR="00D630CD" w:rsidRPr="00D630CD">
        <w:rPr>
          <w:rFonts w:ascii="Times New Roman" w:hAnsi="Times New Roman"/>
        </w:rPr>
        <w:t xml:space="preserve">: </w:t>
      </w:r>
      <w:hyperlink r:id="rId52" w:history="1">
        <w:r w:rsidR="00D630CD" w:rsidRPr="00C119CB">
          <w:rPr>
            <w:rStyle w:val="Hyperlink"/>
            <w:rFonts w:ascii="Times New Roman" w:hAnsi="Times New Roman"/>
          </w:rPr>
          <w:t>https://doi.org/10.5664/jcsm.11290</w:t>
        </w:r>
      </w:hyperlink>
      <w:r w:rsidR="00D630CD" w:rsidRPr="00D630CD">
        <w:rPr>
          <w:rFonts w:ascii="Times New Roman" w:hAnsi="Times New Roman"/>
        </w:rPr>
        <w:t>.</w:t>
      </w:r>
    </w:p>
    <w:p w14:paraId="02EBB084" w14:textId="6BEFF968" w:rsidR="004743A4" w:rsidRDefault="009A6737">
      <w:pPr>
        <w:rPr>
          <w:rFonts w:ascii="Times New Roman" w:hAnsi="Times New Roman"/>
          <w:lang w:val="en-SG"/>
        </w:rPr>
      </w:pPr>
      <w:r>
        <w:rPr>
          <w:rFonts w:ascii="Times New Roman" w:hAnsi="Times New Roman"/>
          <w:lang w:val="en-SG"/>
        </w:rPr>
        <w:t>[20]</w:t>
      </w:r>
      <w:r w:rsidR="004743A4">
        <w:rPr>
          <w:rFonts w:ascii="Times New Roman" w:hAnsi="Times New Roman"/>
          <w:lang w:val="en-SG"/>
        </w:rPr>
        <w:t xml:space="preserve"> </w:t>
      </w:r>
      <w:r w:rsidR="00FD5B6D" w:rsidRPr="00FD5B6D">
        <w:rPr>
          <w:rFonts w:ascii="Times New Roman" w:hAnsi="Times New Roman"/>
          <w:lang w:val="en-SG"/>
        </w:rPr>
        <w:t xml:space="preserve">R. P. Ltd, “Buy a Raspberry Pi 3 Model A+,” </w:t>
      </w:r>
      <w:r w:rsidR="00FD5B6D" w:rsidRPr="00FD5B6D">
        <w:rPr>
          <w:rFonts w:ascii="Times New Roman" w:hAnsi="Times New Roman"/>
          <w:i/>
          <w:iCs/>
          <w:lang w:val="en-SG"/>
        </w:rPr>
        <w:t>Raspberry Pi</w:t>
      </w:r>
      <w:r w:rsidR="00FD5B6D" w:rsidRPr="00FD5B6D">
        <w:rPr>
          <w:rFonts w:ascii="Times New Roman" w:hAnsi="Times New Roman"/>
          <w:lang w:val="en-SG"/>
        </w:rPr>
        <w:t xml:space="preserve">. </w:t>
      </w:r>
      <w:hyperlink r:id="rId53" w:history="1">
        <w:r w:rsidR="004743A4" w:rsidRPr="00C119CB">
          <w:rPr>
            <w:rStyle w:val="Hyperlink"/>
            <w:rFonts w:ascii="Times New Roman" w:hAnsi="Times New Roman"/>
            <w:lang w:val="en-SG"/>
          </w:rPr>
          <w:t>https://www.raspberrypi.com/products/raspberry-pi-3-model-a-plus/</w:t>
        </w:r>
      </w:hyperlink>
    </w:p>
    <w:p w14:paraId="67722E3E" w14:textId="7FFA3023" w:rsidR="00AD225C" w:rsidRDefault="009A6737">
      <w:pPr>
        <w:rPr>
          <w:rFonts w:ascii="Times New Roman" w:hAnsi="Times New Roman"/>
        </w:rPr>
      </w:pPr>
      <w:r>
        <w:rPr>
          <w:rFonts w:ascii="Times New Roman" w:hAnsi="Times New Roman"/>
        </w:rPr>
        <w:t>[21]</w:t>
      </w:r>
      <w:r w:rsidR="00D630CD" w:rsidRPr="00D630CD">
        <w:rPr>
          <w:rFonts w:ascii="Times New Roman" w:hAnsi="Times New Roman"/>
        </w:rPr>
        <w:t xml:space="preserve"> </w:t>
      </w:r>
      <w:r w:rsidR="00266DE3" w:rsidRPr="00266DE3">
        <w:rPr>
          <w:rFonts w:ascii="Times New Roman" w:hAnsi="Times New Roman"/>
        </w:rPr>
        <w:t>“</w:t>
      </w:r>
      <w:proofErr w:type="spellStart"/>
      <w:r w:rsidR="00266DE3" w:rsidRPr="00266DE3">
        <w:rPr>
          <w:rFonts w:ascii="Times New Roman" w:hAnsi="Times New Roman"/>
        </w:rPr>
        <w:t>Duinotech</w:t>
      </w:r>
      <w:proofErr w:type="spellEnd"/>
      <w:r w:rsidR="00266DE3" w:rsidRPr="00266DE3">
        <w:rPr>
          <w:rFonts w:ascii="Times New Roman" w:hAnsi="Times New Roman"/>
        </w:rPr>
        <w:t xml:space="preserve"> ESP32 Main Board </w:t>
      </w:r>
      <w:proofErr w:type="gramStart"/>
      <w:r w:rsidR="00266DE3" w:rsidRPr="00266DE3">
        <w:rPr>
          <w:rFonts w:ascii="Times New Roman" w:hAnsi="Times New Roman"/>
        </w:rPr>
        <w:t>With</w:t>
      </w:r>
      <w:proofErr w:type="gramEnd"/>
      <w:r w:rsidR="00266DE3" w:rsidRPr="00266DE3">
        <w:rPr>
          <w:rFonts w:ascii="Times New Roman" w:hAnsi="Times New Roman"/>
        </w:rPr>
        <w:t xml:space="preserve"> Wi-Fi and Bluetooth®,” </w:t>
      </w:r>
      <w:proofErr w:type="spellStart"/>
      <w:r w:rsidR="00266DE3" w:rsidRPr="00266DE3">
        <w:rPr>
          <w:rFonts w:ascii="Times New Roman" w:hAnsi="Times New Roman"/>
        </w:rPr>
        <w:t>Jaycar</w:t>
      </w:r>
      <w:proofErr w:type="spellEnd"/>
      <w:r w:rsidR="00266DE3" w:rsidRPr="00266DE3">
        <w:rPr>
          <w:rFonts w:ascii="Times New Roman" w:hAnsi="Times New Roman"/>
        </w:rPr>
        <w:t xml:space="preserve"> Australia, 2023. </w:t>
      </w:r>
      <w:hyperlink r:id="rId54" w:history="1">
        <w:r w:rsidR="00AD225C" w:rsidRPr="00C119CB">
          <w:rPr>
            <w:rStyle w:val="Hyperlink"/>
            <w:rFonts w:ascii="Times New Roman" w:hAnsi="Times New Roman"/>
          </w:rPr>
          <w:t>https://www.jaycar.com.au/duinotech-esp32-main-board-with-wi-fi-and-bluetooth/p/XC3800</w:t>
        </w:r>
      </w:hyperlink>
    </w:p>
    <w:p w14:paraId="6659BE8F" w14:textId="09640295" w:rsidR="00D630CD" w:rsidRDefault="00266DE3">
      <w:pPr>
        <w:rPr>
          <w:rFonts w:ascii="Times New Roman" w:hAnsi="Times New Roman"/>
        </w:rPr>
      </w:pPr>
      <w:r>
        <w:rPr>
          <w:rFonts w:ascii="Times New Roman" w:hAnsi="Times New Roman"/>
        </w:rPr>
        <w:t xml:space="preserve"> </w:t>
      </w:r>
      <w:r w:rsidR="009A6737">
        <w:rPr>
          <w:rFonts w:ascii="Times New Roman" w:hAnsi="Times New Roman"/>
        </w:rPr>
        <w:t>[22]</w:t>
      </w:r>
      <w:r w:rsidR="00D630CD" w:rsidRPr="00D630CD">
        <w:rPr>
          <w:rFonts w:ascii="Times New Roman" w:hAnsi="Times New Roman"/>
        </w:rPr>
        <w:t xml:space="preserve"> “</w:t>
      </w:r>
      <w:proofErr w:type="spellStart"/>
      <w:r w:rsidR="00D630CD" w:rsidRPr="00D630CD">
        <w:rPr>
          <w:rFonts w:ascii="Times New Roman" w:hAnsi="Times New Roman"/>
        </w:rPr>
        <w:t>LiteRT</w:t>
      </w:r>
      <w:proofErr w:type="spellEnd"/>
      <w:r w:rsidR="00D630CD" w:rsidRPr="00D630CD">
        <w:rPr>
          <w:rFonts w:ascii="Times New Roman" w:hAnsi="Times New Roman"/>
        </w:rPr>
        <w:t xml:space="preserve"> for Microcontrollers,” Google AI for Developers, 2024. </w:t>
      </w:r>
      <w:hyperlink r:id="rId55" w:history="1">
        <w:r w:rsidR="00D630CD" w:rsidRPr="00C119CB">
          <w:rPr>
            <w:rStyle w:val="Hyperlink"/>
            <w:rFonts w:ascii="Times New Roman" w:hAnsi="Times New Roman"/>
          </w:rPr>
          <w:t>https://ai.google.dev/edge/litert/microcontrollers/overview</w:t>
        </w:r>
      </w:hyperlink>
    </w:p>
    <w:p w14:paraId="094D0785" w14:textId="57A0C240" w:rsidR="00D630CD" w:rsidRDefault="009A6737">
      <w:pPr>
        <w:rPr>
          <w:rFonts w:ascii="Times New Roman" w:hAnsi="Times New Roman"/>
        </w:rPr>
      </w:pPr>
      <w:r>
        <w:rPr>
          <w:rFonts w:ascii="Times New Roman" w:hAnsi="Times New Roman"/>
        </w:rPr>
        <w:t>[23]</w:t>
      </w:r>
      <w:r w:rsidR="00D630CD" w:rsidRPr="00D630CD">
        <w:rPr>
          <w:rFonts w:ascii="Times New Roman" w:hAnsi="Times New Roman"/>
        </w:rPr>
        <w:t xml:space="preserve"> Edgeimpulse.com, 2026. </w:t>
      </w:r>
      <w:hyperlink r:id="rId56" w:history="1">
        <w:r w:rsidR="00D630CD" w:rsidRPr="00C119CB">
          <w:rPr>
            <w:rStyle w:val="Hyperlink"/>
            <w:rFonts w:ascii="Times New Roman" w:hAnsi="Times New Roman"/>
          </w:rPr>
          <w:t>https://docs.edgeimpulse.com/tutorials/end-to-end/sound-recognition</w:t>
        </w:r>
      </w:hyperlink>
    </w:p>
    <w:p w14:paraId="32ECD464" w14:textId="7248D12B" w:rsidR="00D630CD" w:rsidRDefault="009A6737">
      <w:pPr>
        <w:rPr>
          <w:rFonts w:ascii="Times New Roman" w:hAnsi="Times New Roman"/>
        </w:rPr>
      </w:pPr>
      <w:r>
        <w:rPr>
          <w:rFonts w:ascii="Times New Roman" w:hAnsi="Times New Roman"/>
        </w:rPr>
        <w:t>[24]</w:t>
      </w:r>
      <w:r w:rsidR="00D630CD" w:rsidRPr="00D630CD">
        <w:rPr>
          <w:rFonts w:ascii="Times New Roman" w:hAnsi="Times New Roman"/>
        </w:rPr>
        <w:t xml:space="preserve"> “ESP-DSP Library - ESP32 - — </w:t>
      </w:r>
      <w:proofErr w:type="spellStart"/>
      <w:r w:rsidR="00D630CD" w:rsidRPr="00D630CD">
        <w:rPr>
          <w:rFonts w:ascii="Times New Roman" w:hAnsi="Times New Roman"/>
        </w:rPr>
        <w:t>Espressif</w:t>
      </w:r>
      <w:proofErr w:type="spellEnd"/>
      <w:r w:rsidR="00D630CD" w:rsidRPr="00D630CD">
        <w:rPr>
          <w:rFonts w:ascii="Times New Roman" w:hAnsi="Times New Roman"/>
        </w:rPr>
        <w:t xml:space="preserve"> DSP Library latest documentation,” Espressif.com, 2019. </w:t>
      </w:r>
      <w:hyperlink r:id="rId57" w:history="1">
        <w:r w:rsidR="00D630CD" w:rsidRPr="00C119CB">
          <w:rPr>
            <w:rStyle w:val="Hyperlink"/>
            <w:rFonts w:ascii="Times New Roman" w:hAnsi="Times New Roman"/>
          </w:rPr>
          <w:t>https://docs.espressif.com/projects/esp-dsp/en/latest/esp32/index.html</w:t>
        </w:r>
      </w:hyperlink>
    </w:p>
    <w:p w14:paraId="5B53B7F0" w14:textId="09DCB28C" w:rsidR="00BB2D2C" w:rsidRDefault="009A6737">
      <w:pPr>
        <w:rPr>
          <w:rFonts w:ascii="Times New Roman" w:hAnsi="Times New Roman"/>
        </w:rPr>
      </w:pPr>
      <w:r>
        <w:rPr>
          <w:rFonts w:ascii="Times New Roman" w:hAnsi="Times New Roman"/>
        </w:rPr>
        <w:t>[25]</w:t>
      </w:r>
      <w:r w:rsidR="00D630CD" w:rsidRPr="00D630CD">
        <w:rPr>
          <w:rFonts w:ascii="Times New Roman" w:hAnsi="Times New Roman"/>
        </w:rPr>
        <w:t xml:space="preserve"> D. Don, “API Version 5.0 - Integration - (1233) </w:t>
      </w:r>
      <w:proofErr w:type="gramStart"/>
      <w:r w:rsidR="00D630CD" w:rsidRPr="00D630CD">
        <w:rPr>
          <w:rFonts w:ascii="Times New Roman" w:hAnsi="Times New Roman"/>
        </w:rPr>
        <w:t>- ,</w:t>
      </w:r>
      <w:proofErr w:type="gramEnd"/>
      <w:r w:rsidR="00D630CD" w:rsidRPr="00D630CD">
        <w:rPr>
          <w:rFonts w:ascii="Times New Roman" w:hAnsi="Times New Roman"/>
        </w:rPr>
        <w:t xml:space="preserve">” Pavlok.com, 2026. </w:t>
      </w:r>
      <w:hyperlink r:id="rId58" w:history="1">
        <w:r w:rsidR="00AD4174" w:rsidRPr="00C119CB">
          <w:rPr>
            <w:rStyle w:val="Hyperlink"/>
            <w:rFonts w:ascii="Times New Roman" w:hAnsi="Times New Roman"/>
          </w:rPr>
          <w:t>https://helpdesk.pavlok.com/en/articles/6610076 api-version-5-0-integration-1233</w:t>
        </w:r>
      </w:hyperlink>
    </w:p>
    <w:p w14:paraId="5BAB8B7D" w14:textId="4F377105" w:rsidR="000B1EE0" w:rsidRDefault="009A6737">
      <w:pPr>
        <w:rPr>
          <w:rFonts w:ascii="Times New Roman" w:hAnsi="Times New Roman"/>
        </w:rPr>
      </w:pPr>
      <w:r>
        <w:rPr>
          <w:rFonts w:ascii="Times New Roman" w:hAnsi="Times New Roman"/>
        </w:rPr>
        <w:t>[26]</w:t>
      </w:r>
      <w:r w:rsidR="00775209" w:rsidRPr="00775209">
        <w:rPr>
          <w:rFonts w:ascii="Times New Roman" w:hAnsi="Times New Roman"/>
        </w:rPr>
        <w:t xml:space="preserve"> P. K. J. Samuel, "Milestone Report: Development of a Closed-Loop and Real-Time </w:t>
      </w:r>
      <w:proofErr w:type="spellStart"/>
      <w:r w:rsidR="00775209" w:rsidRPr="00775209">
        <w:rPr>
          <w:rFonts w:ascii="Times New Roman" w:hAnsi="Times New Roman"/>
        </w:rPr>
        <w:t>Pavlok</w:t>
      </w:r>
      <w:proofErr w:type="spellEnd"/>
      <w:r w:rsidR="00775209" w:rsidRPr="00775209">
        <w:rPr>
          <w:rFonts w:ascii="Times New Roman" w:hAnsi="Times New Roman"/>
        </w:rPr>
        <w:t>-Based Snore Detection and Intervention Prototype," Engineering Research Project Progress Report (EEET4000), School of Electrical Engineering, Computing and Mathematical Sciences, Curtin University, Perth, Australia, May 2026.</w:t>
      </w:r>
    </w:p>
    <w:p w14:paraId="7EB7A8C9" w14:textId="77777777" w:rsidR="00AD4174" w:rsidRDefault="00AD4174">
      <w:pPr>
        <w:rPr>
          <w:rFonts w:ascii="Times New Roman" w:hAnsi="Times New Roman"/>
        </w:rPr>
      </w:pPr>
    </w:p>
    <w:p w14:paraId="54AE8DA7" w14:textId="77777777" w:rsidR="00F41077" w:rsidRDefault="00F41077">
      <w:pPr>
        <w:rPr>
          <w:rFonts w:asciiTheme="majorHAnsi" w:eastAsiaTheme="majorEastAsia" w:hAnsiTheme="majorHAnsi" w:cstheme="majorBidi"/>
          <w:b/>
          <w:bCs/>
          <w:kern w:val="32"/>
          <w:sz w:val="32"/>
          <w:szCs w:val="32"/>
        </w:rPr>
      </w:pPr>
      <w:r>
        <w:br w:type="page"/>
      </w:r>
    </w:p>
    <w:p w14:paraId="3B99ACA8" w14:textId="69B4C67E" w:rsidR="00BC7DC8" w:rsidRPr="00DA6205" w:rsidRDefault="00657AF7" w:rsidP="00802BFD">
      <w:pPr>
        <w:pStyle w:val="Heading1"/>
      </w:pPr>
      <w:bookmarkStart w:id="18" w:name="_Toc243847586"/>
      <w:r w:rsidRPr="00DA6205">
        <w:lastRenderedPageBreak/>
        <w:t>Appendi</w:t>
      </w:r>
      <w:r w:rsidR="003E7245">
        <w:t>x</w:t>
      </w:r>
      <w:bookmarkEnd w:id="18"/>
    </w:p>
    <w:p w14:paraId="13DD81F9" w14:textId="15DA1DB3" w:rsidR="00BF282B" w:rsidRDefault="007300BB" w:rsidP="005D3744">
      <w:pPr>
        <w:rPr>
          <w:rFonts w:ascii="Times New Roman" w:hAnsi="Times New Roman"/>
        </w:rPr>
      </w:pPr>
      <w:r>
        <w:rPr>
          <w:rFonts w:ascii="Times New Roman" w:hAnsi="Times New Roman"/>
        </w:rPr>
        <w:t xml:space="preserve">All relevant </w:t>
      </w:r>
      <w:r w:rsidR="0030111E">
        <w:rPr>
          <w:rFonts w:ascii="Times New Roman" w:hAnsi="Times New Roman"/>
        </w:rPr>
        <w:t xml:space="preserve">codes and CSV logs can be found here in this repository: </w:t>
      </w:r>
      <w:hyperlink r:id="rId59" w:history="1">
        <w:r w:rsidR="00DF02F2" w:rsidRPr="00C119CB">
          <w:rPr>
            <w:rStyle w:val="Hyperlink"/>
            <w:rFonts w:ascii="Times New Roman" w:hAnsi="Times New Roman"/>
          </w:rPr>
          <w:t>https://github.com/samuelphua7/EEET4001-PavlokNudge</w:t>
        </w:r>
      </w:hyperlink>
    </w:p>
    <w:p w14:paraId="5CA90594" w14:textId="77777777" w:rsidR="00DF02F2" w:rsidRPr="00DA6205" w:rsidRDefault="00DF02F2" w:rsidP="005D3744">
      <w:pPr>
        <w:rPr>
          <w:rFonts w:ascii="Times New Roman" w:hAnsi="Times New Roman"/>
        </w:rPr>
      </w:pPr>
    </w:p>
    <w:sectPr w:rsidR="00DF02F2" w:rsidRPr="00DA6205" w:rsidSect="00F466F3">
      <w:footerReference w:type="default" r:id="rId60"/>
      <w:headerReference w:type="first" r:id="rId61"/>
      <w:footerReference w:type="first" r:id="rId62"/>
      <w:pgSz w:w="11900" w:h="16840"/>
      <w:pgMar w:top="1418" w:right="1410" w:bottom="1009" w:left="1701" w:header="720" w:footer="720"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F273B" w14:textId="77777777" w:rsidR="00071DEA" w:rsidRDefault="00071DEA">
      <w:r>
        <w:separator/>
      </w:r>
    </w:p>
  </w:endnote>
  <w:endnote w:type="continuationSeparator" w:id="0">
    <w:p w14:paraId="3A7BF58F" w14:textId="77777777" w:rsidR="00071DEA" w:rsidRDefault="00071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203844"/>
      <w:docPartObj>
        <w:docPartGallery w:val="Page Numbers (Bottom of Page)"/>
        <w:docPartUnique/>
      </w:docPartObj>
    </w:sdtPr>
    <w:sdtEndPr>
      <w:rPr>
        <w:noProof/>
      </w:rPr>
    </w:sdtEndPr>
    <w:sdtContent>
      <w:p w14:paraId="7A989783" w14:textId="7FECFB6D" w:rsidR="00674ACB" w:rsidRDefault="00674A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8336C4" w14:textId="77777777" w:rsidR="00674ACB" w:rsidRDefault="00674A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94B6" w14:textId="013463EF" w:rsidR="00674ACB" w:rsidRDefault="00674ACB">
    <w:pPr>
      <w:pStyle w:val="Footer"/>
      <w:jc w:val="right"/>
    </w:pPr>
  </w:p>
  <w:p w14:paraId="0E3D4D2D" w14:textId="214EF528" w:rsidR="00674ACB" w:rsidRDefault="00674ACB" w:rsidP="002F5A0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708174"/>
      <w:docPartObj>
        <w:docPartGallery w:val="Page Numbers (Bottom of Page)"/>
        <w:docPartUnique/>
      </w:docPartObj>
    </w:sdtPr>
    <w:sdtEndPr>
      <w:rPr>
        <w:noProof/>
      </w:rPr>
    </w:sdtEndPr>
    <w:sdtContent>
      <w:p w14:paraId="3078C1EB" w14:textId="77777777" w:rsidR="00674ACB" w:rsidRDefault="00674A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B42F43" w14:textId="77777777" w:rsidR="00674ACB" w:rsidRDefault="00674A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BED6" w14:textId="77777777" w:rsidR="00674ACB" w:rsidRDefault="00674ACB">
    <w:pPr>
      <w:pStyle w:val="Footer"/>
      <w:jc w:val="right"/>
    </w:pPr>
  </w:p>
  <w:p w14:paraId="56D9FA7F" w14:textId="77777777" w:rsidR="00674ACB" w:rsidRDefault="00674ACB" w:rsidP="002F5A0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63BDF" w14:textId="77777777" w:rsidR="00071DEA" w:rsidRDefault="00071DEA">
      <w:r>
        <w:separator/>
      </w:r>
    </w:p>
  </w:footnote>
  <w:footnote w:type="continuationSeparator" w:id="0">
    <w:p w14:paraId="68969FEA" w14:textId="77777777" w:rsidR="00071DEA" w:rsidRDefault="00071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EB09" w14:textId="77777777" w:rsidR="00674ACB" w:rsidRDefault="00674ACB" w:rsidP="00B8688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10E4" w14:textId="77777777" w:rsidR="00674ACB" w:rsidRDefault="00674ACB" w:rsidP="008F4E87">
    <w:pPr>
      <w:pStyle w:val="Header"/>
      <w:jc w:val="center"/>
    </w:pPr>
    <w:r>
      <w:rPr>
        <w:noProof/>
        <w:lang w:val="en-AU"/>
      </w:rPr>
      <w:drawing>
        <wp:inline distT="0" distB="0" distL="0" distR="0" wp14:anchorId="05D849DD" wp14:editId="55964B98">
          <wp:extent cx="3905250" cy="647700"/>
          <wp:effectExtent l="0" t="0" r="0" b="0"/>
          <wp:docPr id="1895236458" name="Picture 1895236458" descr="MasterLogoPMS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sterLogoPMS1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6477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4FEA" w14:textId="77777777" w:rsidR="00674ACB" w:rsidRDefault="00674ACB" w:rsidP="008F4E87">
    <w:pPr>
      <w:pStyle w:val="Header"/>
      <w:jc w:val="center"/>
    </w:pPr>
    <w:r>
      <w:rPr>
        <w:noProof/>
        <w:lang w:val="en-AU"/>
      </w:rPr>
      <w:drawing>
        <wp:inline distT="0" distB="0" distL="0" distR="0" wp14:anchorId="6A769108" wp14:editId="61A6D59E">
          <wp:extent cx="3905250" cy="647700"/>
          <wp:effectExtent l="0" t="0" r="0" b="0"/>
          <wp:docPr id="1059980604" name="Picture 1059980604" descr="MasterLogoPMS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sterLogoPMS1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647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53CA1"/>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FA62A2"/>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C54390"/>
    <w:multiLevelType w:val="hybridMultilevel"/>
    <w:tmpl w:val="8B9E9F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E7B01A2"/>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0257064">
    <w:abstractNumId w:val="2"/>
  </w:num>
  <w:num w:numId="2" w16cid:durableId="219482625">
    <w:abstractNumId w:val="1"/>
  </w:num>
  <w:num w:numId="3" w16cid:durableId="887567535">
    <w:abstractNumId w:val="0"/>
  </w:num>
  <w:num w:numId="4" w16cid:durableId="18432058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Gedeon">
    <w15:presenceInfo w15:providerId="AD" w15:userId="S::u4088783@anu.edu.au::ae38d209-e0a9-4b0a-8621-0241d7df19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E0F"/>
    <w:rsid w:val="00000BCD"/>
    <w:rsid w:val="0000242F"/>
    <w:rsid w:val="00004165"/>
    <w:rsid w:val="00005ABD"/>
    <w:rsid w:val="00005F4C"/>
    <w:rsid w:val="00010311"/>
    <w:rsid w:val="00010EEF"/>
    <w:rsid w:val="00012147"/>
    <w:rsid w:val="00017754"/>
    <w:rsid w:val="00017B6F"/>
    <w:rsid w:val="0002172A"/>
    <w:rsid w:val="00021D69"/>
    <w:rsid w:val="00024E7A"/>
    <w:rsid w:val="00030D9D"/>
    <w:rsid w:val="00031F01"/>
    <w:rsid w:val="00031F40"/>
    <w:rsid w:val="00033C70"/>
    <w:rsid w:val="00034F7D"/>
    <w:rsid w:val="000361E9"/>
    <w:rsid w:val="00036529"/>
    <w:rsid w:val="00037269"/>
    <w:rsid w:val="00040CFD"/>
    <w:rsid w:val="00043C5D"/>
    <w:rsid w:val="00046269"/>
    <w:rsid w:val="00054DF3"/>
    <w:rsid w:val="0006097D"/>
    <w:rsid w:val="000636C5"/>
    <w:rsid w:val="00063EBD"/>
    <w:rsid w:val="00064C4E"/>
    <w:rsid w:val="0006716B"/>
    <w:rsid w:val="000712D0"/>
    <w:rsid w:val="0007174F"/>
    <w:rsid w:val="00071DEA"/>
    <w:rsid w:val="00072BAF"/>
    <w:rsid w:val="00073921"/>
    <w:rsid w:val="00074D61"/>
    <w:rsid w:val="000824E1"/>
    <w:rsid w:val="00083E09"/>
    <w:rsid w:val="00090661"/>
    <w:rsid w:val="00090FFF"/>
    <w:rsid w:val="0009221C"/>
    <w:rsid w:val="00093305"/>
    <w:rsid w:val="000A0213"/>
    <w:rsid w:val="000A1335"/>
    <w:rsid w:val="000A2E80"/>
    <w:rsid w:val="000A51AF"/>
    <w:rsid w:val="000A59A9"/>
    <w:rsid w:val="000A6AD1"/>
    <w:rsid w:val="000B1EE0"/>
    <w:rsid w:val="000B1FD7"/>
    <w:rsid w:val="000B4331"/>
    <w:rsid w:val="000C0F3B"/>
    <w:rsid w:val="000C4A0B"/>
    <w:rsid w:val="000C61E1"/>
    <w:rsid w:val="000D0523"/>
    <w:rsid w:val="000D428A"/>
    <w:rsid w:val="000D6535"/>
    <w:rsid w:val="000E5A15"/>
    <w:rsid w:val="000E7314"/>
    <w:rsid w:val="000E7728"/>
    <w:rsid w:val="000F1308"/>
    <w:rsid w:val="000F6055"/>
    <w:rsid w:val="000F6404"/>
    <w:rsid w:val="001000DD"/>
    <w:rsid w:val="001036E1"/>
    <w:rsid w:val="00103C37"/>
    <w:rsid w:val="00107209"/>
    <w:rsid w:val="00111C14"/>
    <w:rsid w:val="001133C4"/>
    <w:rsid w:val="00115450"/>
    <w:rsid w:val="00120483"/>
    <w:rsid w:val="0012057F"/>
    <w:rsid w:val="001207FA"/>
    <w:rsid w:val="0012142B"/>
    <w:rsid w:val="001244B0"/>
    <w:rsid w:val="00127769"/>
    <w:rsid w:val="001303DA"/>
    <w:rsid w:val="00130E73"/>
    <w:rsid w:val="0013122D"/>
    <w:rsid w:val="00131398"/>
    <w:rsid w:val="0013156A"/>
    <w:rsid w:val="00133DE2"/>
    <w:rsid w:val="00136270"/>
    <w:rsid w:val="001404B2"/>
    <w:rsid w:val="0014055C"/>
    <w:rsid w:val="001433C7"/>
    <w:rsid w:val="00144C84"/>
    <w:rsid w:val="00151C94"/>
    <w:rsid w:val="00161395"/>
    <w:rsid w:val="0016150D"/>
    <w:rsid w:val="00161A43"/>
    <w:rsid w:val="0016206A"/>
    <w:rsid w:val="001629C1"/>
    <w:rsid w:val="001631F3"/>
    <w:rsid w:val="00163B7C"/>
    <w:rsid w:val="00164BB5"/>
    <w:rsid w:val="001725C9"/>
    <w:rsid w:val="00175164"/>
    <w:rsid w:val="0018273B"/>
    <w:rsid w:val="0019102A"/>
    <w:rsid w:val="00193EF5"/>
    <w:rsid w:val="00194F8A"/>
    <w:rsid w:val="00195722"/>
    <w:rsid w:val="0019729C"/>
    <w:rsid w:val="001A1B5D"/>
    <w:rsid w:val="001A276B"/>
    <w:rsid w:val="001B2511"/>
    <w:rsid w:val="001B434E"/>
    <w:rsid w:val="001B5C7A"/>
    <w:rsid w:val="001B65C0"/>
    <w:rsid w:val="001C0971"/>
    <w:rsid w:val="001C23A0"/>
    <w:rsid w:val="001C2F19"/>
    <w:rsid w:val="001C43FA"/>
    <w:rsid w:val="001C5256"/>
    <w:rsid w:val="001C57FE"/>
    <w:rsid w:val="001C7879"/>
    <w:rsid w:val="001D0367"/>
    <w:rsid w:val="001D0D06"/>
    <w:rsid w:val="001D2D7A"/>
    <w:rsid w:val="001E14E7"/>
    <w:rsid w:val="001E1D94"/>
    <w:rsid w:val="001F274F"/>
    <w:rsid w:val="001F692C"/>
    <w:rsid w:val="00200E5C"/>
    <w:rsid w:val="00203936"/>
    <w:rsid w:val="00203E3F"/>
    <w:rsid w:val="0020610F"/>
    <w:rsid w:val="002066D1"/>
    <w:rsid w:val="002119E6"/>
    <w:rsid w:val="00223587"/>
    <w:rsid w:val="00223801"/>
    <w:rsid w:val="00226B1A"/>
    <w:rsid w:val="002279D9"/>
    <w:rsid w:val="00230464"/>
    <w:rsid w:val="00231BE1"/>
    <w:rsid w:val="0023547C"/>
    <w:rsid w:val="00246BCA"/>
    <w:rsid w:val="00250932"/>
    <w:rsid w:val="00251CFE"/>
    <w:rsid w:val="002521B9"/>
    <w:rsid w:val="0025247C"/>
    <w:rsid w:val="00253359"/>
    <w:rsid w:val="00253467"/>
    <w:rsid w:val="00254E17"/>
    <w:rsid w:val="00255BD1"/>
    <w:rsid w:val="002567F0"/>
    <w:rsid w:val="0026141F"/>
    <w:rsid w:val="0026375F"/>
    <w:rsid w:val="00263CD5"/>
    <w:rsid w:val="002646A4"/>
    <w:rsid w:val="00266DE3"/>
    <w:rsid w:val="00267151"/>
    <w:rsid w:val="00271FAB"/>
    <w:rsid w:val="002776F0"/>
    <w:rsid w:val="00293E70"/>
    <w:rsid w:val="002A3510"/>
    <w:rsid w:val="002A3857"/>
    <w:rsid w:val="002B1713"/>
    <w:rsid w:val="002B47E4"/>
    <w:rsid w:val="002B520F"/>
    <w:rsid w:val="002B6438"/>
    <w:rsid w:val="002C44D1"/>
    <w:rsid w:val="002C4A2E"/>
    <w:rsid w:val="002D0560"/>
    <w:rsid w:val="002D0B12"/>
    <w:rsid w:val="002D15F8"/>
    <w:rsid w:val="002D1733"/>
    <w:rsid w:val="002D3EFB"/>
    <w:rsid w:val="002D5EB5"/>
    <w:rsid w:val="002D7148"/>
    <w:rsid w:val="002E0742"/>
    <w:rsid w:val="002E29BA"/>
    <w:rsid w:val="002F5A07"/>
    <w:rsid w:val="002F75BF"/>
    <w:rsid w:val="0030048A"/>
    <w:rsid w:val="0030111E"/>
    <w:rsid w:val="003021B1"/>
    <w:rsid w:val="00304490"/>
    <w:rsid w:val="00304908"/>
    <w:rsid w:val="003053BD"/>
    <w:rsid w:val="00305464"/>
    <w:rsid w:val="003059C8"/>
    <w:rsid w:val="00306967"/>
    <w:rsid w:val="00306C5F"/>
    <w:rsid w:val="003077E1"/>
    <w:rsid w:val="00311A83"/>
    <w:rsid w:val="0031218E"/>
    <w:rsid w:val="003138A5"/>
    <w:rsid w:val="00313BB9"/>
    <w:rsid w:val="00317815"/>
    <w:rsid w:val="003216EB"/>
    <w:rsid w:val="003251D7"/>
    <w:rsid w:val="00326BE8"/>
    <w:rsid w:val="003308B7"/>
    <w:rsid w:val="00333D74"/>
    <w:rsid w:val="003440E6"/>
    <w:rsid w:val="0035282B"/>
    <w:rsid w:val="00353195"/>
    <w:rsid w:val="0035434A"/>
    <w:rsid w:val="00354930"/>
    <w:rsid w:val="00356DE9"/>
    <w:rsid w:val="00361382"/>
    <w:rsid w:val="00361529"/>
    <w:rsid w:val="003677AE"/>
    <w:rsid w:val="00370F32"/>
    <w:rsid w:val="003728DC"/>
    <w:rsid w:val="00375386"/>
    <w:rsid w:val="0038272A"/>
    <w:rsid w:val="00383541"/>
    <w:rsid w:val="00384164"/>
    <w:rsid w:val="00385961"/>
    <w:rsid w:val="00385A0B"/>
    <w:rsid w:val="003871F0"/>
    <w:rsid w:val="00392B27"/>
    <w:rsid w:val="0039348F"/>
    <w:rsid w:val="00393B70"/>
    <w:rsid w:val="00395C9E"/>
    <w:rsid w:val="0039781F"/>
    <w:rsid w:val="003A16CD"/>
    <w:rsid w:val="003A2A28"/>
    <w:rsid w:val="003A45EF"/>
    <w:rsid w:val="003A5736"/>
    <w:rsid w:val="003A57C5"/>
    <w:rsid w:val="003A74D8"/>
    <w:rsid w:val="003B1D9D"/>
    <w:rsid w:val="003B50A2"/>
    <w:rsid w:val="003B7467"/>
    <w:rsid w:val="003C150D"/>
    <w:rsid w:val="003C61C7"/>
    <w:rsid w:val="003D2187"/>
    <w:rsid w:val="003D2F54"/>
    <w:rsid w:val="003D6F79"/>
    <w:rsid w:val="003E07DA"/>
    <w:rsid w:val="003E312E"/>
    <w:rsid w:val="003E55B1"/>
    <w:rsid w:val="003E7245"/>
    <w:rsid w:val="003F4671"/>
    <w:rsid w:val="00400243"/>
    <w:rsid w:val="0040438A"/>
    <w:rsid w:val="00405A3C"/>
    <w:rsid w:val="00407CE5"/>
    <w:rsid w:val="00407DE9"/>
    <w:rsid w:val="004104CD"/>
    <w:rsid w:val="00411B94"/>
    <w:rsid w:val="00411E7A"/>
    <w:rsid w:val="004120FF"/>
    <w:rsid w:val="00412EF7"/>
    <w:rsid w:val="00413E6B"/>
    <w:rsid w:val="004155A6"/>
    <w:rsid w:val="0041697D"/>
    <w:rsid w:val="004169E5"/>
    <w:rsid w:val="00416AE3"/>
    <w:rsid w:val="0041730E"/>
    <w:rsid w:val="00422D3E"/>
    <w:rsid w:val="00424391"/>
    <w:rsid w:val="00426AEC"/>
    <w:rsid w:val="00431096"/>
    <w:rsid w:val="00431778"/>
    <w:rsid w:val="00434931"/>
    <w:rsid w:val="00435270"/>
    <w:rsid w:val="00437020"/>
    <w:rsid w:val="00440021"/>
    <w:rsid w:val="00443C74"/>
    <w:rsid w:val="00447E0F"/>
    <w:rsid w:val="004526CD"/>
    <w:rsid w:val="00454FD5"/>
    <w:rsid w:val="0045592A"/>
    <w:rsid w:val="00460F84"/>
    <w:rsid w:val="00461F34"/>
    <w:rsid w:val="00465CB8"/>
    <w:rsid w:val="004661FE"/>
    <w:rsid w:val="00467985"/>
    <w:rsid w:val="004743A4"/>
    <w:rsid w:val="004772F4"/>
    <w:rsid w:val="004802E6"/>
    <w:rsid w:val="00481F51"/>
    <w:rsid w:val="00483528"/>
    <w:rsid w:val="00484A36"/>
    <w:rsid w:val="0048501A"/>
    <w:rsid w:val="0048699F"/>
    <w:rsid w:val="0049168B"/>
    <w:rsid w:val="00491E6F"/>
    <w:rsid w:val="004A112D"/>
    <w:rsid w:val="004A38AB"/>
    <w:rsid w:val="004A68A3"/>
    <w:rsid w:val="004A790A"/>
    <w:rsid w:val="004B2D85"/>
    <w:rsid w:val="004B35D2"/>
    <w:rsid w:val="004C16B8"/>
    <w:rsid w:val="004C33E0"/>
    <w:rsid w:val="004C443A"/>
    <w:rsid w:val="004D07F4"/>
    <w:rsid w:val="004D3C30"/>
    <w:rsid w:val="004D48DA"/>
    <w:rsid w:val="004D52DD"/>
    <w:rsid w:val="004D55B0"/>
    <w:rsid w:val="004D6145"/>
    <w:rsid w:val="004D7ACF"/>
    <w:rsid w:val="004E20CB"/>
    <w:rsid w:val="004E3D6B"/>
    <w:rsid w:val="004F07BC"/>
    <w:rsid w:val="004F18B2"/>
    <w:rsid w:val="004F20DD"/>
    <w:rsid w:val="004F267A"/>
    <w:rsid w:val="004F2E7C"/>
    <w:rsid w:val="004F60F5"/>
    <w:rsid w:val="004F7835"/>
    <w:rsid w:val="00501E31"/>
    <w:rsid w:val="0050788B"/>
    <w:rsid w:val="0051059D"/>
    <w:rsid w:val="00510D8C"/>
    <w:rsid w:val="00512C79"/>
    <w:rsid w:val="00512F66"/>
    <w:rsid w:val="00514BDE"/>
    <w:rsid w:val="0051592F"/>
    <w:rsid w:val="00517358"/>
    <w:rsid w:val="00523D1C"/>
    <w:rsid w:val="005249DA"/>
    <w:rsid w:val="00526861"/>
    <w:rsid w:val="00531861"/>
    <w:rsid w:val="00541959"/>
    <w:rsid w:val="00546E28"/>
    <w:rsid w:val="00552354"/>
    <w:rsid w:val="00555FEE"/>
    <w:rsid w:val="00556B57"/>
    <w:rsid w:val="00560D3D"/>
    <w:rsid w:val="0056272D"/>
    <w:rsid w:val="00563920"/>
    <w:rsid w:val="00570270"/>
    <w:rsid w:val="005744D5"/>
    <w:rsid w:val="00594F54"/>
    <w:rsid w:val="005A0C28"/>
    <w:rsid w:val="005A18D5"/>
    <w:rsid w:val="005A384C"/>
    <w:rsid w:val="005A5F01"/>
    <w:rsid w:val="005A68F2"/>
    <w:rsid w:val="005A72CF"/>
    <w:rsid w:val="005B049F"/>
    <w:rsid w:val="005B4016"/>
    <w:rsid w:val="005B7BCE"/>
    <w:rsid w:val="005C48AB"/>
    <w:rsid w:val="005C5BC9"/>
    <w:rsid w:val="005C6B78"/>
    <w:rsid w:val="005D1970"/>
    <w:rsid w:val="005D2E47"/>
    <w:rsid w:val="005D3744"/>
    <w:rsid w:val="005E370D"/>
    <w:rsid w:val="005E42FF"/>
    <w:rsid w:val="005F47D7"/>
    <w:rsid w:val="005F519E"/>
    <w:rsid w:val="005F6259"/>
    <w:rsid w:val="00600282"/>
    <w:rsid w:val="00600319"/>
    <w:rsid w:val="00603644"/>
    <w:rsid w:val="00603DBF"/>
    <w:rsid w:val="006053E9"/>
    <w:rsid w:val="006059B8"/>
    <w:rsid w:val="00605FF3"/>
    <w:rsid w:val="0060716C"/>
    <w:rsid w:val="00610C5E"/>
    <w:rsid w:val="00611CDC"/>
    <w:rsid w:val="00612DB9"/>
    <w:rsid w:val="00614214"/>
    <w:rsid w:val="00620C07"/>
    <w:rsid w:val="0062731B"/>
    <w:rsid w:val="00627932"/>
    <w:rsid w:val="00630B69"/>
    <w:rsid w:val="00630B71"/>
    <w:rsid w:val="00631D0C"/>
    <w:rsid w:val="00631F28"/>
    <w:rsid w:val="00633FF2"/>
    <w:rsid w:val="00634F5E"/>
    <w:rsid w:val="006406F9"/>
    <w:rsid w:val="0064135F"/>
    <w:rsid w:val="00644FFE"/>
    <w:rsid w:val="00645A48"/>
    <w:rsid w:val="00647273"/>
    <w:rsid w:val="00655B07"/>
    <w:rsid w:val="00657AF7"/>
    <w:rsid w:val="00661761"/>
    <w:rsid w:val="00662C77"/>
    <w:rsid w:val="006640DC"/>
    <w:rsid w:val="00664637"/>
    <w:rsid w:val="00666C66"/>
    <w:rsid w:val="00667117"/>
    <w:rsid w:val="00667F40"/>
    <w:rsid w:val="00670FE2"/>
    <w:rsid w:val="00671340"/>
    <w:rsid w:val="00671B65"/>
    <w:rsid w:val="00674ACB"/>
    <w:rsid w:val="006802CC"/>
    <w:rsid w:val="00684134"/>
    <w:rsid w:val="006A0349"/>
    <w:rsid w:val="006A0825"/>
    <w:rsid w:val="006A3E73"/>
    <w:rsid w:val="006A6A95"/>
    <w:rsid w:val="006A7680"/>
    <w:rsid w:val="006B0A5A"/>
    <w:rsid w:val="006B17DA"/>
    <w:rsid w:val="006B1852"/>
    <w:rsid w:val="006B4A07"/>
    <w:rsid w:val="006B6CC8"/>
    <w:rsid w:val="006C017B"/>
    <w:rsid w:val="006C20A6"/>
    <w:rsid w:val="006C2A4E"/>
    <w:rsid w:val="006C34F5"/>
    <w:rsid w:val="006D14BA"/>
    <w:rsid w:val="006D6050"/>
    <w:rsid w:val="006D6BF5"/>
    <w:rsid w:val="006E2447"/>
    <w:rsid w:val="006E7F73"/>
    <w:rsid w:val="006F7ED4"/>
    <w:rsid w:val="0070066E"/>
    <w:rsid w:val="00700B6D"/>
    <w:rsid w:val="00701BDB"/>
    <w:rsid w:val="007040AA"/>
    <w:rsid w:val="0070492A"/>
    <w:rsid w:val="0070504F"/>
    <w:rsid w:val="00710726"/>
    <w:rsid w:val="00717078"/>
    <w:rsid w:val="007253E2"/>
    <w:rsid w:val="007300BB"/>
    <w:rsid w:val="00734A88"/>
    <w:rsid w:val="00740FB1"/>
    <w:rsid w:val="00745B5D"/>
    <w:rsid w:val="00745D95"/>
    <w:rsid w:val="0075073F"/>
    <w:rsid w:val="00750769"/>
    <w:rsid w:val="00751558"/>
    <w:rsid w:val="0075158D"/>
    <w:rsid w:val="007541D1"/>
    <w:rsid w:val="007603A4"/>
    <w:rsid w:val="007609D5"/>
    <w:rsid w:val="00763E80"/>
    <w:rsid w:val="007665A9"/>
    <w:rsid w:val="00767B15"/>
    <w:rsid w:val="00770169"/>
    <w:rsid w:val="0077255E"/>
    <w:rsid w:val="00773852"/>
    <w:rsid w:val="00775209"/>
    <w:rsid w:val="007826B5"/>
    <w:rsid w:val="00783F8C"/>
    <w:rsid w:val="0078500A"/>
    <w:rsid w:val="007851C1"/>
    <w:rsid w:val="00785FD8"/>
    <w:rsid w:val="00786BFF"/>
    <w:rsid w:val="007909CB"/>
    <w:rsid w:val="00792225"/>
    <w:rsid w:val="007A6F6C"/>
    <w:rsid w:val="007B1D83"/>
    <w:rsid w:val="007B2634"/>
    <w:rsid w:val="007B524D"/>
    <w:rsid w:val="007B5AFA"/>
    <w:rsid w:val="007C0720"/>
    <w:rsid w:val="007C3094"/>
    <w:rsid w:val="007C410E"/>
    <w:rsid w:val="007D0520"/>
    <w:rsid w:val="007D297D"/>
    <w:rsid w:val="007D3320"/>
    <w:rsid w:val="007D5A33"/>
    <w:rsid w:val="007D7E9B"/>
    <w:rsid w:val="007E1F26"/>
    <w:rsid w:val="007E31F7"/>
    <w:rsid w:val="007E5F95"/>
    <w:rsid w:val="007F0088"/>
    <w:rsid w:val="007F1647"/>
    <w:rsid w:val="007F2039"/>
    <w:rsid w:val="00801143"/>
    <w:rsid w:val="00802BFD"/>
    <w:rsid w:val="00802C05"/>
    <w:rsid w:val="00804007"/>
    <w:rsid w:val="00804DCC"/>
    <w:rsid w:val="008079AA"/>
    <w:rsid w:val="008145BA"/>
    <w:rsid w:val="008154B1"/>
    <w:rsid w:val="008164AD"/>
    <w:rsid w:val="008168A3"/>
    <w:rsid w:val="008210F3"/>
    <w:rsid w:val="008212C3"/>
    <w:rsid w:val="008214B2"/>
    <w:rsid w:val="00822496"/>
    <w:rsid w:val="0082371F"/>
    <w:rsid w:val="00823DCF"/>
    <w:rsid w:val="00824398"/>
    <w:rsid w:val="00827031"/>
    <w:rsid w:val="008303A7"/>
    <w:rsid w:val="00831000"/>
    <w:rsid w:val="008322A0"/>
    <w:rsid w:val="0083238B"/>
    <w:rsid w:val="00832858"/>
    <w:rsid w:val="00835374"/>
    <w:rsid w:val="00847937"/>
    <w:rsid w:val="00847E5B"/>
    <w:rsid w:val="0085372F"/>
    <w:rsid w:val="00853B43"/>
    <w:rsid w:val="00860FB2"/>
    <w:rsid w:val="00866143"/>
    <w:rsid w:val="00866920"/>
    <w:rsid w:val="00866991"/>
    <w:rsid w:val="00867ABD"/>
    <w:rsid w:val="00871B2D"/>
    <w:rsid w:val="00875E7D"/>
    <w:rsid w:val="00876813"/>
    <w:rsid w:val="00883BBE"/>
    <w:rsid w:val="008847EE"/>
    <w:rsid w:val="00884F87"/>
    <w:rsid w:val="00885643"/>
    <w:rsid w:val="0089095F"/>
    <w:rsid w:val="00893E2F"/>
    <w:rsid w:val="0089539B"/>
    <w:rsid w:val="00897029"/>
    <w:rsid w:val="008A6317"/>
    <w:rsid w:val="008A7DD6"/>
    <w:rsid w:val="008B0226"/>
    <w:rsid w:val="008B7B27"/>
    <w:rsid w:val="008C041D"/>
    <w:rsid w:val="008C09F2"/>
    <w:rsid w:val="008C10D5"/>
    <w:rsid w:val="008C1599"/>
    <w:rsid w:val="008C2FD6"/>
    <w:rsid w:val="008C3666"/>
    <w:rsid w:val="008D1BC1"/>
    <w:rsid w:val="008D36C9"/>
    <w:rsid w:val="008D72FD"/>
    <w:rsid w:val="008E2977"/>
    <w:rsid w:val="008E4F1F"/>
    <w:rsid w:val="008E594B"/>
    <w:rsid w:val="008F4E87"/>
    <w:rsid w:val="008F5BE1"/>
    <w:rsid w:val="0090254C"/>
    <w:rsid w:val="0091655C"/>
    <w:rsid w:val="009171A4"/>
    <w:rsid w:val="00922C22"/>
    <w:rsid w:val="00923432"/>
    <w:rsid w:val="009257A5"/>
    <w:rsid w:val="0093488D"/>
    <w:rsid w:val="009351BC"/>
    <w:rsid w:val="0093751A"/>
    <w:rsid w:val="00940746"/>
    <w:rsid w:val="0095092B"/>
    <w:rsid w:val="00951DE6"/>
    <w:rsid w:val="00955A4C"/>
    <w:rsid w:val="0096440F"/>
    <w:rsid w:val="00964522"/>
    <w:rsid w:val="00965AA0"/>
    <w:rsid w:val="00971F20"/>
    <w:rsid w:val="00972820"/>
    <w:rsid w:val="00972EB3"/>
    <w:rsid w:val="00981400"/>
    <w:rsid w:val="0098265C"/>
    <w:rsid w:val="00984AFD"/>
    <w:rsid w:val="00984BA2"/>
    <w:rsid w:val="00986DE7"/>
    <w:rsid w:val="00992DD2"/>
    <w:rsid w:val="009967BB"/>
    <w:rsid w:val="009A0648"/>
    <w:rsid w:val="009A1072"/>
    <w:rsid w:val="009A18B9"/>
    <w:rsid w:val="009A4472"/>
    <w:rsid w:val="009A4714"/>
    <w:rsid w:val="009A514D"/>
    <w:rsid w:val="009A5E17"/>
    <w:rsid w:val="009A6737"/>
    <w:rsid w:val="009A7113"/>
    <w:rsid w:val="009B1DF1"/>
    <w:rsid w:val="009B71C2"/>
    <w:rsid w:val="009C54C5"/>
    <w:rsid w:val="009C55B2"/>
    <w:rsid w:val="009C6AAE"/>
    <w:rsid w:val="009C7EDD"/>
    <w:rsid w:val="009D0633"/>
    <w:rsid w:val="009D0A93"/>
    <w:rsid w:val="009D2690"/>
    <w:rsid w:val="009D3DAE"/>
    <w:rsid w:val="009D4AEE"/>
    <w:rsid w:val="009D5C1D"/>
    <w:rsid w:val="009E3DD5"/>
    <w:rsid w:val="009E6C33"/>
    <w:rsid w:val="009F17F3"/>
    <w:rsid w:val="009F4F47"/>
    <w:rsid w:val="009F5F58"/>
    <w:rsid w:val="009F6EBF"/>
    <w:rsid w:val="009F7D2E"/>
    <w:rsid w:val="00A01E84"/>
    <w:rsid w:val="00A0220B"/>
    <w:rsid w:val="00A03616"/>
    <w:rsid w:val="00A05875"/>
    <w:rsid w:val="00A10A3C"/>
    <w:rsid w:val="00A10BE1"/>
    <w:rsid w:val="00A11957"/>
    <w:rsid w:val="00A1222F"/>
    <w:rsid w:val="00A14FF9"/>
    <w:rsid w:val="00A16DEB"/>
    <w:rsid w:val="00A20261"/>
    <w:rsid w:val="00A20ED4"/>
    <w:rsid w:val="00A21C13"/>
    <w:rsid w:val="00A26EF9"/>
    <w:rsid w:val="00A3229A"/>
    <w:rsid w:val="00A34B92"/>
    <w:rsid w:val="00A34CF9"/>
    <w:rsid w:val="00A3536F"/>
    <w:rsid w:val="00A35479"/>
    <w:rsid w:val="00A35B11"/>
    <w:rsid w:val="00A36B53"/>
    <w:rsid w:val="00A463C6"/>
    <w:rsid w:val="00A501D9"/>
    <w:rsid w:val="00A51C84"/>
    <w:rsid w:val="00A54E46"/>
    <w:rsid w:val="00A62044"/>
    <w:rsid w:val="00A627ED"/>
    <w:rsid w:val="00A65498"/>
    <w:rsid w:val="00A71C53"/>
    <w:rsid w:val="00A74E92"/>
    <w:rsid w:val="00A77097"/>
    <w:rsid w:val="00A77299"/>
    <w:rsid w:val="00A82886"/>
    <w:rsid w:val="00A83A4C"/>
    <w:rsid w:val="00A8468C"/>
    <w:rsid w:val="00A92196"/>
    <w:rsid w:val="00AA2235"/>
    <w:rsid w:val="00AA233A"/>
    <w:rsid w:val="00AA3B10"/>
    <w:rsid w:val="00AA43DC"/>
    <w:rsid w:val="00AA52E4"/>
    <w:rsid w:val="00AB075B"/>
    <w:rsid w:val="00AB124B"/>
    <w:rsid w:val="00AB1D47"/>
    <w:rsid w:val="00AB2A19"/>
    <w:rsid w:val="00AB3F9C"/>
    <w:rsid w:val="00AB67EF"/>
    <w:rsid w:val="00AC004A"/>
    <w:rsid w:val="00AC1489"/>
    <w:rsid w:val="00AC1787"/>
    <w:rsid w:val="00AC68F4"/>
    <w:rsid w:val="00AD225C"/>
    <w:rsid w:val="00AD4174"/>
    <w:rsid w:val="00AE17FF"/>
    <w:rsid w:val="00AE25C4"/>
    <w:rsid w:val="00AE2A68"/>
    <w:rsid w:val="00AF7B8E"/>
    <w:rsid w:val="00B0032B"/>
    <w:rsid w:val="00B06227"/>
    <w:rsid w:val="00B067EB"/>
    <w:rsid w:val="00B13139"/>
    <w:rsid w:val="00B13582"/>
    <w:rsid w:val="00B14B36"/>
    <w:rsid w:val="00B22149"/>
    <w:rsid w:val="00B22FB3"/>
    <w:rsid w:val="00B2468F"/>
    <w:rsid w:val="00B261BE"/>
    <w:rsid w:val="00B328F4"/>
    <w:rsid w:val="00B34ACD"/>
    <w:rsid w:val="00B350D8"/>
    <w:rsid w:val="00B42729"/>
    <w:rsid w:val="00B44A7C"/>
    <w:rsid w:val="00B4583A"/>
    <w:rsid w:val="00B45C26"/>
    <w:rsid w:val="00B46E28"/>
    <w:rsid w:val="00B5243D"/>
    <w:rsid w:val="00B529EF"/>
    <w:rsid w:val="00B53418"/>
    <w:rsid w:val="00B53C12"/>
    <w:rsid w:val="00B547C1"/>
    <w:rsid w:val="00B548BF"/>
    <w:rsid w:val="00B55496"/>
    <w:rsid w:val="00B57F75"/>
    <w:rsid w:val="00B60B17"/>
    <w:rsid w:val="00B60B88"/>
    <w:rsid w:val="00B636BD"/>
    <w:rsid w:val="00B63CD3"/>
    <w:rsid w:val="00B70A8C"/>
    <w:rsid w:val="00B71277"/>
    <w:rsid w:val="00B73964"/>
    <w:rsid w:val="00B74C90"/>
    <w:rsid w:val="00B74DBC"/>
    <w:rsid w:val="00B75B8F"/>
    <w:rsid w:val="00B765E1"/>
    <w:rsid w:val="00B81745"/>
    <w:rsid w:val="00B81951"/>
    <w:rsid w:val="00B828C9"/>
    <w:rsid w:val="00B847F8"/>
    <w:rsid w:val="00B85999"/>
    <w:rsid w:val="00B8688C"/>
    <w:rsid w:val="00B921BB"/>
    <w:rsid w:val="00B953D8"/>
    <w:rsid w:val="00B95CAF"/>
    <w:rsid w:val="00B96793"/>
    <w:rsid w:val="00BA11DC"/>
    <w:rsid w:val="00BA1EE1"/>
    <w:rsid w:val="00BA7AB1"/>
    <w:rsid w:val="00BB2D2C"/>
    <w:rsid w:val="00BB7B31"/>
    <w:rsid w:val="00BC1FC6"/>
    <w:rsid w:val="00BC2722"/>
    <w:rsid w:val="00BC2BA9"/>
    <w:rsid w:val="00BC5056"/>
    <w:rsid w:val="00BC7DC8"/>
    <w:rsid w:val="00BD136E"/>
    <w:rsid w:val="00BD13C7"/>
    <w:rsid w:val="00BD290C"/>
    <w:rsid w:val="00BD4C2B"/>
    <w:rsid w:val="00BD793B"/>
    <w:rsid w:val="00BE0135"/>
    <w:rsid w:val="00BE25F0"/>
    <w:rsid w:val="00BF282B"/>
    <w:rsid w:val="00BF282D"/>
    <w:rsid w:val="00BF2D22"/>
    <w:rsid w:val="00BF4A80"/>
    <w:rsid w:val="00BF51F2"/>
    <w:rsid w:val="00BF7420"/>
    <w:rsid w:val="00C02CBB"/>
    <w:rsid w:val="00C1132F"/>
    <w:rsid w:val="00C146CC"/>
    <w:rsid w:val="00C167C5"/>
    <w:rsid w:val="00C209B9"/>
    <w:rsid w:val="00C24EE3"/>
    <w:rsid w:val="00C2564A"/>
    <w:rsid w:val="00C3217D"/>
    <w:rsid w:val="00C33BBF"/>
    <w:rsid w:val="00C35BD4"/>
    <w:rsid w:val="00C35F03"/>
    <w:rsid w:val="00C36F8F"/>
    <w:rsid w:val="00C40FDA"/>
    <w:rsid w:val="00C4194E"/>
    <w:rsid w:val="00C41D6E"/>
    <w:rsid w:val="00C42828"/>
    <w:rsid w:val="00C46759"/>
    <w:rsid w:val="00C54449"/>
    <w:rsid w:val="00C56FE5"/>
    <w:rsid w:val="00C57C84"/>
    <w:rsid w:val="00C62A9C"/>
    <w:rsid w:val="00C62E2D"/>
    <w:rsid w:val="00C66F4E"/>
    <w:rsid w:val="00C66FAD"/>
    <w:rsid w:val="00C673E4"/>
    <w:rsid w:val="00C709C8"/>
    <w:rsid w:val="00C71F07"/>
    <w:rsid w:val="00C72785"/>
    <w:rsid w:val="00C75999"/>
    <w:rsid w:val="00C767A8"/>
    <w:rsid w:val="00C817C2"/>
    <w:rsid w:val="00C8454D"/>
    <w:rsid w:val="00C85EF5"/>
    <w:rsid w:val="00C87733"/>
    <w:rsid w:val="00C878B9"/>
    <w:rsid w:val="00C92F48"/>
    <w:rsid w:val="00C939A1"/>
    <w:rsid w:val="00C946A1"/>
    <w:rsid w:val="00C94E2F"/>
    <w:rsid w:val="00C950D6"/>
    <w:rsid w:val="00C971D1"/>
    <w:rsid w:val="00C97437"/>
    <w:rsid w:val="00CA628F"/>
    <w:rsid w:val="00CB4C70"/>
    <w:rsid w:val="00CB4DBA"/>
    <w:rsid w:val="00CB6B7F"/>
    <w:rsid w:val="00CC0C8F"/>
    <w:rsid w:val="00CC28C1"/>
    <w:rsid w:val="00CD33C0"/>
    <w:rsid w:val="00CD5967"/>
    <w:rsid w:val="00CE001D"/>
    <w:rsid w:val="00CE05FF"/>
    <w:rsid w:val="00CE3B41"/>
    <w:rsid w:val="00CE6D64"/>
    <w:rsid w:val="00CF044A"/>
    <w:rsid w:val="00D01D3A"/>
    <w:rsid w:val="00D03782"/>
    <w:rsid w:val="00D03BD5"/>
    <w:rsid w:val="00D05FB1"/>
    <w:rsid w:val="00D104B3"/>
    <w:rsid w:val="00D1301D"/>
    <w:rsid w:val="00D15C6F"/>
    <w:rsid w:val="00D21829"/>
    <w:rsid w:val="00D23F74"/>
    <w:rsid w:val="00D240EF"/>
    <w:rsid w:val="00D25C3E"/>
    <w:rsid w:val="00D27EB3"/>
    <w:rsid w:val="00D30419"/>
    <w:rsid w:val="00D30963"/>
    <w:rsid w:val="00D30E6D"/>
    <w:rsid w:val="00D31C7D"/>
    <w:rsid w:val="00D36978"/>
    <w:rsid w:val="00D41ADC"/>
    <w:rsid w:val="00D42E0E"/>
    <w:rsid w:val="00D43A67"/>
    <w:rsid w:val="00D43D1F"/>
    <w:rsid w:val="00D44072"/>
    <w:rsid w:val="00D44E23"/>
    <w:rsid w:val="00D45972"/>
    <w:rsid w:val="00D50CFD"/>
    <w:rsid w:val="00D5131E"/>
    <w:rsid w:val="00D525E5"/>
    <w:rsid w:val="00D546F8"/>
    <w:rsid w:val="00D55B33"/>
    <w:rsid w:val="00D55DDC"/>
    <w:rsid w:val="00D56CA2"/>
    <w:rsid w:val="00D57B49"/>
    <w:rsid w:val="00D600D8"/>
    <w:rsid w:val="00D61096"/>
    <w:rsid w:val="00D630CD"/>
    <w:rsid w:val="00D65D08"/>
    <w:rsid w:val="00D70FC9"/>
    <w:rsid w:val="00D717CF"/>
    <w:rsid w:val="00D72704"/>
    <w:rsid w:val="00D732C1"/>
    <w:rsid w:val="00D752F3"/>
    <w:rsid w:val="00D755AE"/>
    <w:rsid w:val="00D835AC"/>
    <w:rsid w:val="00D8379D"/>
    <w:rsid w:val="00D862CC"/>
    <w:rsid w:val="00D86306"/>
    <w:rsid w:val="00D93004"/>
    <w:rsid w:val="00D96F97"/>
    <w:rsid w:val="00D970C7"/>
    <w:rsid w:val="00DA0193"/>
    <w:rsid w:val="00DA32B1"/>
    <w:rsid w:val="00DA6205"/>
    <w:rsid w:val="00DB1224"/>
    <w:rsid w:val="00DB3876"/>
    <w:rsid w:val="00DB43E5"/>
    <w:rsid w:val="00DB48DD"/>
    <w:rsid w:val="00DB7D01"/>
    <w:rsid w:val="00DC31D9"/>
    <w:rsid w:val="00DC48D7"/>
    <w:rsid w:val="00DD3740"/>
    <w:rsid w:val="00DD74F5"/>
    <w:rsid w:val="00DE2A74"/>
    <w:rsid w:val="00DE5EBB"/>
    <w:rsid w:val="00DE5F71"/>
    <w:rsid w:val="00DE626D"/>
    <w:rsid w:val="00DF02F2"/>
    <w:rsid w:val="00DF4970"/>
    <w:rsid w:val="00E032B9"/>
    <w:rsid w:val="00E05824"/>
    <w:rsid w:val="00E06CD3"/>
    <w:rsid w:val="00E13CDF"/>
    <w:rsid w:val="00E174D1"/>
    <w:rsid w:val="00E2137D"/>
    <w:rsid w:val="00E23A7C"/>
    <w:rsid w:val="00E2566A"/>
    <w:rsid w:val="00E32BBB"/>
    <w:rsid w:val="00E36584"/>
    <w:rsid w:val="00E41E7A"/>
    <w:rsid w:val="00E4389C"/>
    <w:rsid w:val="00E438C8"/>
    <w:rsid w:val="00E47552"/>
    <w:rsid w:val="00E504FA"/>
    <w:rsid w:val="00E54449"/>
    <w:rsid w:val="00E57F54"/>
    <w:rsid w:val="00E65419"/>
    <w:rsid w:val="00E708A7"/>
    <w:rsid w:val="00E72FB3"/>
    <w:rsid w:val="00E73CC4"/>
    <w:rsid w:val="00E77DF8"/>
    <w:rsid w:val="00E8561B"/>
    <w:rsid w:val="00E928CD"/>
    <w:rsid w:val="00E9363D"/>
    <w:rsid w:val="00E950D7"/>
    <w:rsid w:val="00E95FB2"/>
    <w:rsid w:val="00EA3471"/>
    <w:rsid w:val="00EA42FD"/>
    <w:rsid w:val="00EB0A39"/>
    <w:rsid w:val="00EB1947"/>
    <w:rsid w:val="00EB2E9C"/>
    <w:rsid w:val="00EB40A4"/>
    <w:rsid w:val="00EB5270"/>
    <w:rsid w:val="00EC10FF"/>
    <w:rsid w:val="00EC2304"/>
    <w:rsid w:val="00EC4AAE"/>
    <w:rsid w:val="00EC69B8"/>
    <w:rsid w:val="00ED3EB8"/>
    <w:rsid w:val="00EE0C27"/>
    <w:rsid w:val="00EE2AA4"/>
    <w:rsid w:val="00EE4FA8"/>
    <w:rsid w:val="00F0713D"/>
    <w:rsid w:val="00F13605"/>
    <w:rsid w:val="00F138AC"/>
    <w:rsid w:val="00F16B07"/>
    <w:rsid w:val="00F16DAD"/>
    <w:rsid w:val="00F3282A"/>
    <w:rsid w:val="00F332DC"/>
    <w:rsid w:val="00F3525B"/>
    <w:rsid w:val="00F377A7"/>
    <w:rsid w:val="00F37ABF"/>
    <w:rsid w:val="00F41077"/>
    <w:rsid w:val="00F421BF"/>
    <w:rsid w:val="00F43DA7"/>
    <w:rsid w:val="00F45FBE"/>
    <w:rsid w:val="00F466F3"/>
    <w:rsid w:val="00F524DA"/>
    <w:rsid w:val="00F555D6"/>
    <w:rsid w:val="00F55D5D"/>
    <w:rsid w:val="00F6601E"/>
    <w:rsid w:val="00F70019"/>
    <w:rsid w:val="00F7025C"/>
    <w:rsid w:val="00F7676B"/>
    <w:rsid w:val="00F76785"/>
    <w:rsid w:val="00F80D6C"/>
    <w:rsid w:val="00F83700"/>
    <w:rsid w:val="00F864C3"/>
    <w:rsid w:val="00F86F3A"/>
    <w:rsid w:val="00F97104"/>
    <w:rsid w:val="00F97A17"/>
    <w:rsid w:val="00F97AB4"/>
    <w:rsid w:val="00FA0087"/>
    <w:rsid w:val="00FA2954"/>
    <w:rsid w:val="00FA3E6A"/>
    <w:rsid w:val="00FA42A6"/>
    <w:rsid w:val="00FA6455"/>
    <w:rsid w:val="00FA790B"/>
    <w:rsid w:val="00FB01C2"/>
    <w:rsid w:val="00FB3251"/>
    <w:rsid w:val="00FC2F08"/>
    <w:rsid w:val="00FD0C41"/>
    <w:rsid w:val="00FD0C88"/>
    <w:rsid w:val="00FD1008"/>
    <w:rsid w:val="00FD245C"/>
    <w:rsid w:val="00FD5B6D"/>
    <w:rsid w:val="00FE3063"/>
    <w:rsid w:val="00FF11EF"/>
    <w:rsid w:val="00FF2CB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2BF8B"/>
  <w15:docId w15:val="{1651D657-121B-4EBF-8232-A69E66ED5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B78"/>
    <w:rPr>
      <w:rFonts w:ascii="Garamond" w:hAnsi="Garamond"/>
      <w:sz w:val="24"/>
      <w:lang w:val="en-GB"/>
    </w:rPr>
  </w:style>
  <w:style w:type="paragraph" w:styleId="Heading1">
    <w:name w:val="heading 1"/>
    <w:basedOn w:val="Normal"/>
    <w:next w:val="Normal"/>
    <w:link w:val="Heading1Char"/>
    <w:uiPriority w:val="9"/>
    <w:qFormat/>
    <w:rsid w:val="00B8688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qFormat/>
    <w:rsid w:val="00411B94"/>
    <w:pPr>
      <w:keepNext/>
      <w:jc w:val="right"/>
      <w:outlineLvl w:val="1"/>
    </w:pPr>
    <w:rPr>
      <w:rFonts w:ascii="Arial" w:hAnsi="Arial" w:cs="Arial"/>
      <w:b/>
      <w:bCs/>
      <w:smallCaps/>
    </w:rPr>
  </w:style>
  <w:style w:type="paragraph" w:styleId="Heading3">
    <w:name w:val="heading 3"/>
    <w:basedOn w:val="Normal"/>
    <w:next w:val="Normal"/>
    <w:link w:val="Heading3Char"/>
    <w:uiPriority w:val="9"/>
    <w:unhideWhenUsed/>
    <w:qFormat/>
    <w:rsid w:val="006B17DA"/>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411B94"/>
    <w:pPr>
      <w:tabs>
        <w:tab w:val="center" w:pos="4320"/>
        <w:tab w:val="right" w:pos="8640"/>
      </w:tabs>
    </w:pPr>
  </w:style>
  <w:style w:type="paragraph" w:styleId="Footer">
    <w:name w:val="footer"/>
    <w:basedOn w:val="Normal"/>
    <w:link w:val="FooterChar"/>
    <w:uiPriority w:val="99"/>
    <w:rsid w:val="00411B94"/>
    <w:pPr>
      <w:tabs>
        <w:tab w:val="center" w:pos="4320"/>
        <w:tab w:val="right" w:pos="8640"/>
      </w:tabs>
    </w:pPr>
  </w:style>
  <w:style w:type="paragraph" w:styleId="BodyText">
    <w:name w:val="Body Text"/>
    <w:basedOn w:val="Normal"/>
    <w:semiHidden/>
    <w:rsid w:val="00411B94"/>
    <w:rPr>
      <w:rFonts w:ascii="Arial" w:hAnsi="Arial"/>
      <w:sz w:val="18"/>
    </w:rPr>
  </w:style>
  <w:style w:type="character" w:styleId="Hyperlink">
    <w:name w:val="Hyperlink"/>
    <w:basedOn w:val="DefaultParagraphFont"/>
    <w:uiPriority w:val="99"/>
    <w:rsid w:val="00411B94"/>
    <w:rPr>
      <w:color w:val="0000FF"/>
      <w:u w:val="single"/>
    </w:rPr>
  </w:style>
  <w:style w:type="character" w:customStyle="1" w:styleId="Heading1Char">
    <w:name w:val="Heading 1 Char"/>
    <w:basedOn w:val="DefaultParagraphFont"/>
    <w:link w:val="Heading1"/>
    <w:uiPriority w:val="9"/>
    <w:rsid w:val="00B8688C"/>
    <w:rPr>
      <w:rFonts w:asciiTheme="majorHAnsi" w:eastAsiaTheme="majorEastAsia" w:hAnsiTheme="majorHAnsi" w:cstheme="majorBidi"/>
      <w:b/>
      <w:bCs/>
      <w:kern w:val="32"/>
      <w:sz w:val="32"/>
      <w:szCs w:val="32"/>
      <w:lang w:val="en-GB"/>
    </w:rPr>
  </w:style>
  <w:style w:type="paragraph" w:styleId="Subtitle">
    <w:name w:val="Subtitle"/>
    <w:basedOn w:val="Normal"/>
    <w:next w:val="Normal"/>
    <w:link w:val="SubtitleChar"/>
    <w:uiPriority w:val="11"/>
    <w:qFormat/>
    <w:rsid w:val="00B8688C"/>
    <w:pPr>
      <w:numPr>
        <w:ilvl w:val="1"/>
      </w:numPr>
      <w:spacing w:after="200" w:line="480" w:lineRule="auto"/>
      <w:jc w:val="both"/>
    </w:pPr>
    <w:rPr>
      <w:rFonts w:ascii="Cambria" w:eastAsia="Times New Roman" w:hAnsi="Cambria" w:cs="Mangal"/>
      <w:i/>
      <w:iCs/>
      <w:color w:val="4F81BD"/>
      <w:spacing w:val="15"/>
      <w:szCs w:val="21"/>
      <w:lang w:val="en-AU" w:eastAsia="zh-CN" w:bidi="hi-IN"/>
    </w:rPr>
  </w:style>
  <w:style w:type="character" w:customStyle="1" w:styleId="SubtitleChar">
    <w:name w:val="Subtitle Char"/>
    <w:basedOn w:val="DefaultParagraphFont"/>
    <w:link w:val="Subtitle"/>
    <w:uiPriority w:val="11"/>
    <w:rsid w:val="00B8688C"/>
    <w:rPr>
      <w:rFonts w:ascii="Cambria" w:eastAsia="Times New Roman" w:hAnsi="Cambria" w:cs="Mangal"/>
      <w:i/>
      <w:iCs/>
      <w:color w:val="4F81BD"/>
      <w:spacing w:val="15"/>
      <w:sz w:val="24"/>
      <w:szCs w:val="21"/>
      <w:lang w:eastAsia="zh-CN" w:bidi="hi-IN"/>
    </w:rPr>
  </w:style>
  <w:style w:type="paragraph" w:customStyle="1" w:styleId="Default">
    <w:name w:val="Default"/>
    <w:rsid w:val="00B8688C"/>
    <w:pPr>
      <w:autoSpaceDE w:val="0"/>
      <w:autoSpaceDN w:val="0"/>
      <w:adjustRightInd w:val="0"/>
    </w:pPr>
    <w:rPr>
      <w:rFonts w:ascii="Times New Roman" w:hAnsi="Times New Roman"/>
      <w:color w:val="000000"/>
      <w:sz w:val="24"/>
      <w:szCs w:val="24"/>
    </w:rPr>
  </w:style>
  <w:style w:type="paragraph" w:styleId="BalloonText">
    <w:name w:val="Balloon Text"/>
    <w:basedOn w:val="Normal"/>
    <w:link w:val="BalloonTextChar"/>
    <w:uiPriority w:val="99"/>
    <w:semiHidden/>
    <w:unhideWhenUsed/>
    <w:rsid w:val="003D6F79"/>
    <w:rPr>
      <w:rFonts w:ascii="Tahoma" w:hAnsi="Tahoma" w:cs="Tahoma"/>
      <w:sz w:val="16"/>
      <w:szCs w:val="16"/>
    </w:rPr>
  </w:style>
  <w:style w:type="character" w:customStyle="1" w:styleId="BalloonTextChar">
    <w:name w:val="Balloon Text Char"/>
    <w:basedOn w:val="DefaultParagraphFont"/>
    <w:link w:val="BalloonText"/>
    <w:uiPriority w:val="99"/>
    <w:semiHidden/>
    <w:rsid w:val="003D6F79"/>
    <w:rPr>
      <w:rFonts w:ascii="Tahoma" w:hAnsi="Tahoma" w:cs="Tahoma"/>
      <w:sz w:val="16"/>
      <w:szCs w:val="16"/>
      <w:lang w:val="en-GB"/>
    </w:rPr>
  </w:style>
  <w:style w:type="paragraph" w:styleId="ListParagraph">
    <w:name w:val="List Paragraph"/>
    <w:basedOn w:val="Normal"/>
    <w:uiPriority w:val="34"/>
    <w:qFormat/>
    <w:rsid w:val="008F4E87"/>
    <w:pPr>
      <w:ind w:left="720"/>
      <w:contextualSpacing/>
    </w:pPr>
  </w:style>
  <w:style w:type="table" w:styleId="TableGrid">
    <w:name w:val="Table Grid"/>
    <w:basedOn w:val="TableNormal"/>
    <w:uiPriority w:val="59"/>
    <w:rsid w:val="00D30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282A"/>
    <w:rPr>
      <w:color w:val="666666"/>
    </w:rPr>
  </w:style>
  <w:style w:type="character" w:customStyle="1" w:styleId="FooterChar">
    <w:name w:val="Footer Char"/>
    <w:basedOn w:val="DefaultParagraphFont"/>
    <w:link w:val="Footer"/>
    <w:uiPriority w:val="99"/>
    <w:rsid w:val="00D5131E"/>
    <w:rPr>
      <w:rFonts w:ascii="Garamond" w:hAnsi="Garamond"/>
      <w:sz w:val="24"/>
      <w:lang w:val="en-GB"/>
    </w:rPr>
  </w:style>
  <w:style w:type="paragraph" w:styleId="TOCHeading">
    <w:name w:val="TOC Heading"/>
    <w:basedOn w:val="Heading1"/>
    <w:next w:val="Normal"/>
    <w:uiPriority w:val="39"/>
    <w:unhideWhenUsed/>
    <w:qFormat/>
    <w:rsid w:val="009C7EDD"/>
    <w:pPr>
      <w:keepLines/>
      <w:spacing w:after="0" w:line="259" w:lineRule="auto"/>
      <w:outlineLvl w:val="9"/>
    </w:pPr>
    <w:rPr>
      <w:b w:val="0"/>
      <w:bCs w:val="0"/>
      <w:color w:val="365F91" w:themeColor="accent1" w:themeShade="BF"/>
      <w:kern w:val="0"/>
      <w:lang w:val="en-US" w:eastAsia="en-US"/>
    </w:rPr>
  </w:style>
  <w:style w:type="paragraph" w:styleId="TOC2">
    <w:name w:val="toc 2"/>
    <w:basedOn w:val="Normal"/>
    <w:next w:val="Normal"/>
    <w:autoRedefine/>
    <w:uiPriority w:val="39"/>
    <w:unhideWhenUsed/>
    <w:rsid w:val="00866920"/>
    <w:pPr>
      <w:tabs>
        <w:tab w:val="right" w:leader="dot" w:pos="8779"/>
      </w:tabs>
      <w:spacing w:after="100"/>
      <w:ind w:left="240"/>
    </w:pPr>
  </w:style>
  <w:style w:type="paragraph" w:styleId="TOC1">
    <w:name w:val="toc 1"/>
    <w:basedOn w:val="Normal"/>
    <w:next w:val="Normal"/>
    <w:autoRedefine/>
    <w:uiPriority w:val="39"/>
    <w:unhideWhenUsed/>
    <w:rsid w:val="009C7EDD"/>
    <w:pPr>
      <w:spacing w:after="100"/>
    </w:pPr>
  </w:style>
  <w:style w:type="paragraph" w:styleId="TOC3">
    <w:name w:val="toc 3"/>
    <w:basedOn w:val="Normal"/>
    <w:next w:val="Normal"/>
    <w:autoRedefine/>
    <w:uiPriority w:val="39"/>
    <w:unhideWhenUsed/>
    <w:rsid w:val="008B0226"/>
    <w:pPr>
      <w:spacing w:after="100" w:line="259" w:lineRule="auto"/>
      <w:ind w:left="440"/>
    </w:pPr>
    <w:rPr>
      <w:rFonts w:asciiTheme="minorHAnsi" w:eastAsiaTheme="minorEastAsia" w:hAnsiTheme="minorHAnsi"/>
      <w:sz w:val="22"/>
      <w:szCs w:val="22"/>
      <w:lang w:val="en-US" w:eastAsia="en-US"/>
    </w:rPr>
  </w:style>
  <w:style w:type="character" w:customStyle="1" w:styleId="Heading3Char">
    <w:name w:val="Heading 3 Char"/>
    <w:basedOn w:val="DefaultParagraphFont"/>
    <w:link w:val="Heading3"/>
    <w:uiPriority w:val="9"/>
    <w:rsid w:val="006B17DA"/>
    <w:rPr>
      <w:rFonts w:asciiTheme="majorHAnsi" w:eastAsiaTheme="majorEastAsia" w:hAnsiTheme="majorHAnsi" w:cstheme="majorBidi"/>
      <w:color w:val="243F60" w:themeColor="accent1" w:themeShade="7F"/>
      <w:sz w:val="24"/>
      <w:szCs w:val="24"/>
      <w:lang w:val="en-GB"/>
    </w:rPr>
  </w:style>
  <w:style w:type="character" w:styleId="UnresolvedMention">
    <w:name w:val="Unresolved Mention"/>
    <w:basedOn w:val="DefaultParagraphFont"/>
    <w:uiPriority w:val="99"/>
    <w:semiHidden/>
    <w:unhideWhenUsed/>
    <w:rsid w:val="0077255E"/>
    <w:rPr>
      <w:color w:val="605E5C"/>
      <w:shd w:val="clear" w:color="auto" w:fill="E1DFDD"/>
    </w:rPr>
  </w:style>
  <w:style w:type="character" w:styleId="CommentReference">
    <w:name w:val="annotation reference"/>
    <w:basedOn w:val="DefaultParagraphFont"/>
    <w:uiPriority w:val="99"/>
    <w:semiHidden/>
    <w:unhideWhenUsed/>
    <w:rsid w:val="00674ACB"/>
    <w:rPr>
      <w:sz w:val="16"/>
      <w:szCs w:val="16"/>
    </w:rPr>
  </w:style>
  <w:style w:type="paragraph" w:styleId="CommentText">
    <w:name w:val="annotation text"/>
    <w:basedOn w:val="Normal"/>
    <w:link w:val="CommentTextChar"/>
    <w:uiPriority w:val="99"/>
    <w:semiHidden/>
    <w:unhideWhenUsed/>
    <w:rsid w:val="00674ACB"/>
    <w:rPr>
      <w:sz w:val="20"/>
    </w:rPr>
  </w:style>
  <w:style w:type="character" w:customStyle="1" w:styleId="CommentTextChar">
    <w:name w:val="Comment Text Char"/>
    <w:basedOn w:val="DefaultParagraphFont"/>
    <w:link w:val="CommentText"/>
    <w:uiPriority w:val="99"/>
    <w:semiHidden/>
    <w:rsid w:val="00674ACB"/>
    <w:rPr>
      <w:rFonts w:ascii="Garamond" w:hAnsi="Garamond"/>
      <w:lang w:val="en-GB"/>
    </w:rPr>
  </w:style>
  <w:style w:type="paragraph" w:styleId="CommentSubject">
    <w:name w:val="annotation subject"/>
    <w:basedOn w:val="CommentText"/>
    <w:next w:val="CommentText"/>
    <w:link w:val="CommentSubjectChar"/>
    <w:uiPriority w:val="99"/>
    <w:semiHidden/>
    <w:unhideWhenUsed/>
    <w:rsid w:val="00674ACB"/>
    <w:rPr>
      <w:b/>
      <w:bCs/>
    </w:rPr>
  </w:style>
  <w:style w:type="character" w:customStyle="1" w:styleId="CommentSubjectChar">
    <w:name w:val="Comment Subject Char"/>
    <w:basedOn w:val="CommentTextChar"/>
    <w:link w:val="CommentSubject"/>
    <w:uiPriority w:val="99"/>
    <w:semiHidden/>
    <w:rsid w:val="00674ACB"/>
    <w:rPr>
      <w:rFonts w:ascii="Garamond" w:hAnsi="Garamond"/>
      <w:b/>
      <w:bCs/>
      <w:lang w:val="en-GB"/>
    </w:rPr>
  </w:style>
  <w:style w:type="paragraph" w:styleId="Revision">
    <w:name w:val="Revision"/>
    <w:hidden/>
    <w:uiPriority w:val="99"/>
    <w:semiHidden/>
    <w:rsid w:val="00674ACB"/>
    <w:rPr>
      <w:rFonts w:ascii="Garamond" w:hAnsi="Garamond"/>
      <w:sz w:val="24"/>
      <w:lang w:val="en-GB"/>
    </w:rPr>
  </w:style>
  <w:style w:type="character" w:styleId="FollowedHyperlink">
    <w:name w:val="FollowedHyperlink"/>
    <w:basedOn w:val="DefaultParagraphFont"/>
    <w:uiPriority w:val="99"/>
    <w:semiHidden/>
    <w:unhideWhenUsed/>
    <w:rsid w:val="000E77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79451">
      <w:bodyDiv w:val="1"/>
      <w:marLeft w:val="0"/>
      <w:marRight w:val="0"/>
      <w:marTop w:val="0"/>
      <w:marBottom w:val="0"/>
      <w:divBdr>
        <w:top w:val="none" w:sz="0" w:space="0" w:color="auto"/>
        <w:left w:val="none" w:sz="0" w:space="0" w:color="auto"/>
        <w:bottom w:val="none" w:sz="0" w:space="0" w:color="auto"/>
        <w:right w:val="none" w:sz="0" w:space="0" w:color="auto"/>
      </w:divBdr>
    </w:div>
    <w:div w:id="892933060">
      <w:bodyDiv w:val="1"/>
      <w:marLeft w:val="0"/>
      <w:marRight w:val="0"/>
      <w:marTop w:val="0"/>
      <w:marBottom w:val="0"/>
      <w:divBdr>
        <w:top w:val="none" w:sz="0" w:space="0" w:color="auto"/>
        <w:left w:val="none" w:sz="0" w:space="0" w:color="auto"/>
        <w:bottom w:val="none" w:sz="0" w:space="0" w:color="auto"/>
        <w:right w:val="none" w:sz="0" w:space="0" w:color="auto"/>
      </w:divBdr>
    </w:div>
    <w:div w:id="1075054414">
      <w:bodyDiv w:val="1"/>
      <w:marLeft w:val="0"/>
      <w:marRight w:val="0"/>
      <w:marTop w:val="0"/>
      <w:marBottom w:val="0"/>
      <w:divBdr>
        <w:top w:val="none" w:sz="0" w:space="0" w:color="auto"/>
        <w:left w:val="none" w:sz="0" w:space="0" w:color="auto"/>
        <w:bottom w:val="none" w:sz="0" w:space="0" w:color="auto"/>
        <w:right w:val="none" w:sz="0" w:space="0" w:color="auto"/>
      </w:divBdr>
    </w:div>
    <w:div w:id="1671254741">
      <w:bodyDiv w:val="1"/>
      <w:marLeft w:val="0"/>
      <w:marRight w:val="0"/>
      <w:marTop w:val="0"/>
      <w:marBottom w:val="0"/>
      <w:divBdr>
        <w:top w:val="none" w:sz="0" w:space="0" w:color="auto"/>
        <w:left w:val="none" w:sz="0" w:space="0" w:color="auto"/>
        <w:bottom w:val="none" w:sz="0" w:space="0" w:color="auto"/>
        <w:right w:val="none" w:sz="0" w:space="0" w:color="auto"/>
      </w:divBdr>
    </w:div>
    <w:div w:id="1941864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www.ncbi.nlm.nih.gov/books/NBK459252/" TargetMode="External"/><Relationship Id="rId42" Type="http://schemas.openxmlformats.org/officeDocument/2006/relationships/hyperlink" Target="https://my.clevelandclinic.org/health/treatments/21129-oralappliance-therapy-for-sleep-apnea" TargetMode="External"/><Relationship Id="rId47" Type="http://schemas.openxmlformats.org/officeDocument/2006/relationships/hyperlink" Target="https://doi.org/10.5664/jcsm.3364" TargetMode="External"/><Relationship Id="rId50" Type="http://schemas.openxmlformats.org/officeDocument/2006/relationships/hyperlink" Target="https://doi.org/10.1111/jsr.13819" TargetMode="External"/><Relationship Id="rId55" Type="http://schemas.openxmlformats.org/officeDocument/2006/relationships/hyperlink" Target="https://ai.google.dev/edge/litert/microcontrollers/overview"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hyperlink" Target="https://doi.org/10.3390/jcm10091883" TargetMode="External"/><Relationship Id="rId40" Type="http://schemas.openxmlformats.org/officeDocument/2006/relationships/hyperlink" Target="https://doi.org/10.1111/resp.70012" TargetMode="External"/><Relationship Id="rId45" Type="http://schemas.openxmlformats.org/officeDocument/2006/relationships/hyperlink" Target="https://doi.org/10.3390/electronics8090987" TargetMode="External"/><Relationship Id="rId53" Type="http://schemas.openxmlformats.org/officeDocument/2006/relationships/hyperlink" Target="https://www.raspberrypi.com/products/raspberry-pi-3-model-a-plus/" TargetMode="External"/><Relationship Id="rId58" Type="http://schemas.openxmlformats.org/officeDocument/2006/relationships/hyperlink" Target="https://helpdesk.pavlok.com/en/articles/6610076%20api-version-5-0-integration-1233" TargetMode="Externa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18773/austprescr.2024.010" TargetMode="External"/><Relationship Id="rId43" Type="http://schemas.openxmlformats.org/officeDocument/2006/relationships/hyperlink" Target="https://doi.org/10.1007/s11325-022-026449" TargetMode="External"/><Relationship Id="rId48" Type="http://schemas.openxmlformats.org/officeDocument/2006/relationships/hyperlink" Target="https://doi.org/10.1371/journal.pone.0084139" TargetMode="External"/><Relationship Id="rId56" Type="http://schemas.openxmlformats.org/officeDocument/2006/relationships/hyperlink" Target="https://docs.edgeimpulse.com/tutorials/end-to-end/sound-recognition" TargetMode="External"/><Relationship Id="rId64" Type="http://schemas.microsoft.com/office/2011/relationships/people" Target="people.xml"/><Relationship Id="rId8" Type="http://schemas.openxmlformats.org/officeDocument/2006/relationships/header" Target="header1.xml"/><Relationship Id="rId51" Type="http://schemas.openxmlformats.org/officeDocument/2006/relationships/hyperlink" Target="https://doi.org/10.5664/jcsm.4856"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hyperlink" Target="https://www.researchgate.net/publication/370656432_PavlokNudge_A_Feedback_Mechanism_for_Atomic_Behaviour_Modification" TargetMode="External"/><Relationship Id="rId46" Type="http://schemas.openxmlformats.org/officeDocument/2006/relationships/hyperlink" Target="https://doi.org/10.1016/j.compbiomed.2024.109458" TargetMode="External"/><Relationship Id="rId59" Type="http://schemas.openxmlformats.org/officeDocument/2006/relationships/hyperlink" Target="https://github.com/samuelphua7/EEET4001-PavlokNudge" TargetMode="External"/><Relationship Id="rId20" Type="http://schemas.openxmlformats.org/officeDocument/2006/relationships/image" Target="media/image10.png"/><Relationship Id="rId41" Type="http://schemas.openxmlformats.org/officeDocument/2006/relationships/hyperlink" Target="https://doi.org/10.1001/jamaoto.2024.1035" TargetMode="External"/><Relationship Id="rId54" Type="http://schemas.openxmlformats.org/officeDocument/2006/relationships/hyperlink" Target="https://www.jaycar.com.au/duinotech-esp32-main-board-with-wi-fi-and-bluetooth/p/XC3800" TargetMode="External"/><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5664/jcsm.4858" TargetMode="External"/><Relationship Id="rId49" Type="http://schemas.openxmlformats.org/officeDocument/2006/relationships/hyperlink" Target="https://doi.org/10.1016/j.bjorl.2022.01.004" TargetMode="External"/><Relationship Id="rId57" Type="http://schemas.openxmlformats.org/officeDocument/2006/relationships/hyperlink" Target="https://docs.espressif.com/projects/esp-dsp/en/latest/esp32/index.html" TargetMode="Externa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hyperlink" Target="https://doi.org/10.1155/2021/8824011" TargetMode="External"/><Relationship Id="rId52" Type="http://schemas.openxmlformats.org/officeDocument/2006/relationships/hyperlink" Target="https://doi.org/10.5664/jcsm.11290" TargetMode="External"/><Relationship Id="rId60" Type="http://schemas.openxmlformats.org/officeDocument/2006/relationships/footer" Target="footer3.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07/s10916-025-02199-8"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25099-908E-43B2-917D-0CB4F7027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1535</TotalTime>
  <Pages>32</Pages>
  <Words>7683</Words>
  <Characters>43796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Curtin Print &amp; Design</Company>
  <LinksUpToDate>false</LinksUpToDate>
  <CharactersWithSpaces>51377</CharactersWithSpaces>
  <SharedDoc>false</SharedDoc>
  <HLinks>
    <vt:vector size="6" baseType="variant">
      <vt:variant>
        <vt:i4>1376279</vt:i4>
      </vt:variant>
      <vt:variant>
        <vt:i4>-1</vt:i4>
      </vt:variant>
      <vt:variant>
        <vt:i4>1034</vt:i4>
      </vt:variant>
      <vt:variant>
        <vt:i4>1</vt:i4>
      </vt:variant>
      <vt:variant>
        <vt:lpwstr>freeform2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Phua</dc:creator>
  <cp:lastModifiedBy>Samuel Phua</cp:lastModifiedBy>
  <cp:revision>872</cp:revision>
  <cp:lastPrinted>2026-10-25T12:55:00Z</cp:lastPrinted>
  <dcterms:created xsi:type="dcterms:W3CDTF">2026-10-24T10:11:00Z</dcterms:created>
  <dcterms:modified xsi:type="dcterms:W3CDTF">2026-10-25T12:55:00Z</dcterms:modified>
</cp:coreProperties>
</file>